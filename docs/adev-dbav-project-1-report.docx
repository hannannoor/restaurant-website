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561" w14:textId="634F95A1" w:rsidR="00B172D6" w:rsidRDefault="00B172D6" w:rsidP="00B172D6">
      <w:pPr>
        <w:spacing w:after="160" w:line="259" w:lineRule="auto"/>
        <w:jc w:val="center"/>
        <w:rPr>
          <w:b/>
          <w:bCs/>
          <w:lang w:val="en-SG"/>
        </w:rPr>
      </w:pPr>
      <w:r>
        <w:rPr>
          <w:noProof/>
        </w:rPr>
        <w:drawing>
          <wp:inline distT="0" distB="0" distL="0" distR="0" wp14:anchorId="56322BA5" wp14:editId="4C4A5160">
            <wp:extent cx="1905000" cy="533400"/>
            <wp:effectExtent l="0" t="0" r="0" b="0"/>
            <wp:docPr id="747327913"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77A3D4F3" w14:textId="77777777" w:rsidR="00B172D6" w:rsidRDefault="00B172D6" w:rsidP="00B172D6">
      <w:pPr>
        <w:spacing w:after="160" w:line="259" w:lineRule="auto"/>
        <w:jc w:val="center"/>
        <w:rPr>
          <w:b/>
          <w:bCs/>
          <w:lang w:val="en-SG"/>
        </w:rPr>
      </w:pPr>
    </w:p>
    <w:p w14:paraId="562B3E67" w14:textId="6E380EFC" w:rsidR="00B172D6" w:rsidRPr="00B172D6" w:rsidRDefault="00B172D6" w:rsidP="00B172D6">
      <w:pPr>
        <w:spacing w:after="160" w:line="259" w:lineRule="auto"/>
        <w:jc w:val="center"/>
        <w:rPr>
          <w:b/>
          <w:bCs/>
          <w:lang w:val="en-SG"/>
        </w:rPr>
      </w:pPr>
      <w:r w:rsidRPr="00B172D6">
        <w:rPr>
          <w:b/>
          <w:bCs/>
          <w:lang w:val="en-SG"/>
        </w:rPr>
        <w:t>School of Informatics &amp; IT</w:t>
      </w:r>
    </w:p>
    <w:p w14:paraId="5405D361" w14:textId="77777777" w:rsidR="00B172D6" w:rsidRDefault="00B172D6" w:rsidP="00B172D6">
      <w:pPr>
        <w:spacing w:after="160" w:line="259" w:lineRule="auto"/>
        <w:jc w:val="center"/>
        <w:rPr>
          <w:b/>
          <w:bCs/>
          <w:lang w:val="en-SG"/>
        </w:rPr>
      </w:pPr>
    </w:p>
    <w:p w14:paraId="2CB4EA00" w14:textId="77777777" w:rsidR="00B172D6" w:rsidRDefault="00B172D6" w:rsidP="00B172D6">
      <w:pPr>
        <w:spacing w:after="160" w:line="259" w:lineRule="auto"/>
        <w:jc w:val="center"/>
        <w:rPr>
          <w:b/>
          <w:bCs/>
          <w:lang w:val="en-SG"/>
        </w:rPr>
      </w:pPr>
    </w:p>
    <w:p w14:paraId="159F9284" w14:textId="77777777" w:rsidR="00B172D6" w:rsidRDefault="00B172D6" w:rsidP="00B172D6">
      <w:pPr>
        <w:spacing w:after="160" w:line="259" w:lineRule="auto"/>
        <w:jc w:val="center"/>
        <w:rPr>
          <w:b/>
          <w:bCs/>
          <w:lang w:val="en-SG"/>
        </w:rPr>
      </w:pPr>
    </w:p>
    <w:p w14:paraId="01592674" w14:textId="77777777" w:rsidR="00B172D6" w:rsidRDefault="00B172D6" w:rsidP="00B172D6">
      <w:pPr>
        <w:spacing w:after="160" w:line="259" w:lineRule="auto"/>
        <w:jc w:val="center"/>
        <w:rPr>
          <w:b/>
          <w:bCs/>
          <w:lang w:val="en-SG"/>
        </w:rPr>
      </w:pPr>
    </w:p>
    <w:p w14:paraId="25AA5CAB" w14:textId="77777777" w:rsidR="00B172D6" w:rsidRDefault="00B172D6" w:rsidP="00B172D6">
      <w:pPr>
        <w:spacing w:after="160" w:line="259" w:lineRule="auto"/>
        <w:jc w:val="center"/>
        <w:rPr>
          <w:b/>
          <w:bCs/>
          <w:lang w:val="en-SG"/>
        </w:rPr>
      </w:pPr>
    </w:p>
    <w:p w14:paraId="2976EF8F" w14:textId="77777777" w:rsidR="00B172D6" w:rsidRDefault="00B172D6" w:rsidP="00B172D6">
      <w:pPr>
        <w:spacing w:after="160" w:line="259" w:lineRule="auto"/>
        <w:jc w:val="center"/>
        <w:rPr>
          <w:b/>
          <w:bCs/>
          <w:lang w:val="en-SG"/>
        </w:rPr>
      </w:pPr>
    </w:p>
    <w:p w14:paraId="3A4B5113" w14:textId="77777777" w:rsidR="00B172D6" w:rsidRDefault="00B172D6" w:rsidP="00B172D6">
      <w:pPr>
        <w:spacing w:after="160" w:line="259" w:lineRule="auto"/>
        <w:jc w:val="center"/>
        <w:rPr>
          <w:b/>
          <w:bCs/>
          <w:lang w:val="en-SG"/>
        </w:rPr>
      </w:pPr>
    </w:p>
    <w:p w14:paraId="113324FA" w14:textId="77777777" w:rsidR="00B172D6" w:rsidRDefault="00B172D6" w:rsidP="00B172D6">
      <w:pPr>
        <w:spacing w:after="160" w:line="259" w:lineRule="auto"/>
        <w:jc w:val="center"/>
        <w:rPr>
          <w:b/>
          <w:bCs/>
          <w:lang w:val="en-SG"/>
        </w:rPr>
      </w:pPr>
    </w:p>
    <w:p w14:paraId="0F2BA58F" w14:textId="77777777" w:rsidR="00B172D6" w:rsidRDefault="00B172D6" w:rsidP="00B172D6">
      <w:pPr>
        <w:spacing w:after="160" w:line="259" w:lineRule="auto"/>
        <w:jc w:val="center"/>
        <w:rPr>
          <w:b/>
          <w:bCs/>
          <w:lang w:val="en-SG"/>
        </w:rPr>
      </w:pPr>
    </w:p>
    <w:p w14:paraId="442E34E4" w14:textId="77777777" w:rsidR="00B172D6" w:rsidRDefault="00B172D6" w:rsidP="00B172D6">
      <w:pPr>
        <w:spacing w:after="160" w:line="259" w:lineRule="auto"/>
        <w:jc w:val="center"/>
        <w:rPr>
          <w:b/>
          <w:bCs/>
          <w:lang w:val="en-SG"/>
        </w:rPr>
      </w:pPr>
    </w:p>
    <w:p w14:paraId="6677FA0D" w14:textId="77777777" w:rsidR="00B172D6" w:rsidRDefault="00B172D6" w:rsidP="00B172D6">
      <w:pPr>
        <w:spacing w:after="160" w:line="259" w:lineRule="auto"/>
        <w:jc w:val="center"/>
        <w:rPr>
          <w:b/>
          <w:bCs/>
          <w:lang w:val="en-SG"/>
        </w:rPr>
      </w:pPr>
    </w:p>
    <w:p w14:paraId="30BABE89" w14:textId="77777777" w:rsidR="00B172D6" w:rsidRDefault="00B172D6" w:rsidP="00B172D6">
      <w:pPr>
        <w:spacing w:after="160" w:line="259" w:lineRule="auto"/>
        <w:jc w:val="center"/>
        <w:rPr>
          <w:b/>
          <w:bCs/>
          <w:lang w:val="en-SG"/>
        </w:rPr>
      </w:pPr>
    </w:p>
    <w:p w14:paraId="4C816980" w14:textId="77777777" w:rsidR="00B172D6" w:rsidRDefault="00B172D6" w:rsidP="00B172D6">
      <w:pPr>
        <w:spacing w:after="160" w:line="259" w:lineRule="auto"/>
        <w:jc w:val="center"/>
        <w:rPr>
          <w:b/>
          <w:bCs/>
          <w:lang w:val="en-SG"/>
        </w:rPr>
      </w:pPr>
    </w:p>
    <w:p w14:paraId="2A8BAE97" w14:textId="77777777" w:rsidR="00B172D6" w:rsidRDefault="00B172D6" w:rsidP="00B172D6">
      <w:pPr>
        <w:spacing w:after="160" w:line="259" w:lineRule="auto"/>
        <w:jc w:val="center"/>
        <w:rPr>
          <w:b/>
          <w:bCs/>
          <w:lang w:val="en-SG"/>
        </w:rPr>
      </w:pPr>
    </w:p>
    <w:p w14:paraId="1009DF39" w14:textId="77777777" w:rsidR="00B172D6" w:rsidRDefault="00B172D6" w:rsidP="00B172D6">
      <w:pPr>
        <w:spacing w:after="160" w:line="259" w:lineRule="auto"/>
        <w:jc w:val="center"/>
        <w:rPr>
          <w:b/>
          <w:bCs/>
          <w:lang w:val="en-SG"/>
        </w:rPr>
      </w:pPr>
    </w:p>
    <w:p w14:paraId="5ECC526E" w14:textId="77777777" w:rsidR="00B172D6" w:rsidRDefault="00B172D6" w:rsidP="00B172D6">
      <w:pPr>
        <w:spacing w:after="160" w:line="259" w:lineRule="auto"/>
        <w:jc w:val="center"/>
        <w:rPr>
          <w:b/>
          <w:bCs/>
          <w:lang w:val="en-SG"/>
        </w:rPr>
      </w:pPr>
    </w:p>
    <w:p w14:paraId="46507729" w14:textId="77777777" w:rsidR="00B172D6" w:rsidRDefault="00B172D6" w:rsidP="00B172D6">
      <w:pPr>
        <w:spacing w:after="160" w:line="259" w:lineRule="auto"/>
        <w:jc w:val="center"/>
        <w:rPr>
          <w:b/>
          <w:bCs/>
          <w:lang w:val="en-SG"/>
        </w:rPr>
      </w:pPr>
    </w:p>
    <w:p w14:paraId="27394514" w14:textId="77777777" w:rsidR="00B172D6" w:rsidRDefault="00B172D6" w:rsidP="00B172D6">
      <w:pPr>
        <w:spacing w:after="160" w:line="259" w:lineRule="auto"/>
        <w:jc w:val="center"/>
        <w:rPr>
          <w:b/>
          <w:bCs/>
          <w:lang w:val="en-SG"/>
        </w:rPr>
      </w:pPr>
    </w:p>
    <w:p w14:paraId="53595FE2" w14:textId="77777777" w:rsidR="00B172D6" w:rsidRPr="00B172D6" w:rsidRDefault="00B172D6" w:rsidP="00B172D6">
      <w:pPr>
        <w:spacing w:after="160" w:line="259" w:lineRule="auto"/>
        <w:jc w:val="center"/>
        <w:rPr>
          <w:b/>
          <w:bCs/>
          <w:lang w:val="en-SG"/>
        </w:rPr>
      </w:pPr>
    </w:p>
    <w:p w14:paraId="2E5E14D0" w14:textId="77777777" w:rsidR="003F32F0" w:rsidRDefault="003F32F0" w:rsidP="003F32F0">
      <w:pPr>
        <w:spacing w:after="160" w:line="259" w:lineRule="auto"/>
        <w:jc w:val="center"/>
        <w:rPr>
          <w:b/>
          <w:bCs/>
          <w:lang w:val="en-US"/>
        </w:rPr>
      </w:pPr>
      <w:r w:rsidRPr="00B172D6">
        <w:rPr>
          <w:b/>
          <w:bCs/>
          <w:lang w:val="en-US"/>
        </w:rPr>
        <w:t>Database Application Development</w:t>
      </w:r>
      <w:r>
        <w:rPr>
          <w:b/>
          <w:bCs/>
          <w:lang w:val="en-US"/>
        </w:rPr>
        <w:t xml:space="preserve"> (45%)</w:t>
      </w:r>
    </w:p>
    <w:p w14:paraId="7E8B0188" w14:textId="2D8F965C" w:rsidR="00B172D6" w:rsidRPr="00B172D6" w:rsidRDefault="00B172D6" w:rsidP="00B172D6">
      <w:pPr>
        <w:spacing w:after="160" w:line="259" w:lineRule="auto"/>
        <w:jc w:val="center"/>
        <w:rPr>
          <w:b/>
          <w:bCs/>
          <w:lang w:val="en-US"/>
        </w:rPr>
      </w:pPr>
      <w:r w:rsidRPr="2B0B3165">
        <w:rPr>
          <w:b/>
          <w:bCs/>
          <w:lang w:val="en-US"/>
        </w:rPr>
        <w:t>Application Development Project (3</w:t>
      </w:r>
      <w:r w:rsidR="008D150A" w:rsidRPr="2B0B3165">
        <w:rPr>
          <w:b/>
          <w:bCs/>
          <w:lang w:val="en-US"/>
        </w:rPr>
        <w:t>5</w:t>
      </w:r>
      <w:r w:rsidRPr="2B0B3165">
        <w:rPr>
          <w:b/>
          <w:bCs/>
          <w:lang w:val="en-US"/>
        </w:rPr>
        <w:t>%)</w:t>
      </w:r>
    </w:p>
    <w:p w14:paraId="602680D6" w14:textId="01D15CE3" w:rsidR="002D5BE9" w:rsidRPr="00B172D6" w:rsidRDefault="002D5BE9" w:rsidP="00B172D6">
      <w:pPr>
        <w:spacing w:after="160" w:line="259" w:lineRule="auto"/>
        <w:jc w:val="center"/>
        <w:rPr>
          <w:b/>
          <w:bCs/>
          <w:lang w:val="en-US"/>
        </w:rPr>
      </w:pPr>
      <w:r w:rsidRPr="2B0B3165">
        <w:rPr>
          <w:b/>
          <w:bCs/>
          <w:lang w:val="en-US"/>
        </w:rPr>
        <w:t>(Web Application Design + Database Design)</w:t>
      </w:r>
    </w:p>
    <w:p w14:paraId="2501130B" w14:textId="38848567" w:rsidR="00B172D6" w:rsidRPr="00B172D6" w:rsidRDefault="00B172D6" w:rsidP="00B172D6">
      <w:pPr>
        <w:spacing w:after="160" w:line="259" w:lineRule="auto"/>
        <w:jc w:val="center"/>
        <w:rPr>
          <w:b/>
          <w:bCs/>
          <w:lang w:val="en-US"/>
        </w:rPr>
      </w:pPr>
      <w:r w:rsidRPr="00B172D6">
        <w:rPr>
          <w:b/>
          <w:bCs/>
          <w:lang w:val="en-US"/>
        </w:rPr>
        <w:t>AY 2</w:t>
      </w:r>
      <w:r w:rsidR="008D150A">
        <w:rPr>
          <w:b/>
          <w:bCs/>
          <w:lang w:val="en-US"/>
        </w:rPr>
        <w:t>5</w:t>
      </w:r>
      <w:r w:rsidRPr="00B172D6">
        <w:rPr>
          <w:b/>
          <w:bCs/>
          <w:lang w:val="en-US"/>
        </w:rPr>
        <w:t>/2</w:t>
      </w:r>
      <w:r w:rsidR="008D150A">
        <w:rPr>
          <w:b/>
          <w:bCs/>
          <w:lang w:val="en-US"/>
        </w:rPr>
        <w:t>6</w:t>
      </w:r>
      <w:r w:rsidRPr="00B172D6">
        <w:rPr>
          <w:b/>
          <w:bCs/>
          <w:lang w:val="en-US"/>
        </w:rPr>
        <w:t xml:space="preserve"> Oct Semester</w:t>
      </w:r>
    </w:p>
    <w:p w14:paraId="29B85237" w14:textId="77777777" w:rsidR="00B172D6" w:rsidRDefault="00B172D6" w:rsidP="00B172D6">
      <w:pPr>
        <w:spacing w:after="160" w:line="259" w:lineRule="auto"/>
        <w:jc w:val="center"/>
        <w:rPr>
          <w:b/>
          <w:bCs/>
          <w:lang w:val="en-US"/>
        </w:rPr>
      </w:pPr>
      <w:r>
        <w:rPr>
          <w:b/>
          <w:bCs/>
          <w:lang w:val="en-US"/>
        </w:rPr>
        <w:t>Project 1 Report</w:t>
      </w:r>
    </w:p>
    <w:p w14:paraId="17654842" w14:textId="77777777" w:rsidR="00B172D6" w:rsidRDefault="00B172D6">
      <w:pPr>
        <w:spacing w:after="160" w:line="259" w:lineRule="auto"/>
        <w:rPr>
          <w:b/>
          <w:bCs/>
          <w:lang w:val="en-US"/>
        </w:rPr>
      </w:pPr>
      <w:r>
        <w:rPr>
          <w:b/>
          <w:bCs/>
          <w:lang w:val="en-US"/>
        </w:rPr>
        <w:br w:type="page"/>
      </w:r>
    </w:p>
    <w:sdt>
      <w:sdtPr>
        <w:rPr>
          <w:rFonts w:asciiTheme="minorHAnsi" w:eastAsiaTheme="minorEastAsia" w:hAnsiTheme="minorHAnsi" w:cs="Times New Roman"/>
          <w:color w:val="auto"/>
          <w:sz w:val="22"/>
          <w:szCs w:val="22"/>
        </w:rPr>
        <w:id w:val="951784780"/>
        <w:docPartObj>
          <w:docPartGallery w:val="Table of Contents"/>
          <w:docPartUnique/>
        </w:docPartObj>
      </w:sdtPr>
      <w:sdtEndPr/>
      <w:sdtContent>
        <w:p w14:paraId="402469A1" w14:textId="74784B7B" w:rsidR="00B172D6" w:rsidRDefault="00B172D6">
          <w:pPr>
            <w:pStyle w:val="TOCHeading"/>
          </w:pPr>
          <w:r>
            <w:t>Contents</w:t>
          </w:r>
        </w:p>
        <w:p w14:paraId="5D376FF8" w14:textId="6837F079" w:rsidR="00C26ED6" w:rsidRDefault="6766C2A3">
          <w:pPr>
            <w:pStyle w:val="TOC1"/>
            <w:tabs>
              <w:tab w:val="right" w:leader="dot" w:pos="9017"/>
            </w:tabs>
            <w:rPr>
              <w:rFonts w:asciiTheme="minorHAnsi" w:eastAsiaTheme="minorEastAsia" w:hAnsiTheme="minorHAnsi" w:cstheme="minorBidi"/>
              <w:noProof/>
              <w:kern w:val="2"/>
              <w:szCs w:val="24"/>
              <w:lang w:val="en-SG" w:eastAsia="en-SG"/>
              <w14:ligatures w14:val="standardContextual"/>
            </w:rPr>
          </w:pPr>
          <w:r>
            <w:fldChar w:fldCharType="begin"/>
          </w:r>
          <w:r w:rsidR="00B172D6">
            <w:instrText>TOC \o "1-3" \z \u \h</w:instrText>
          </w:r>
          <w:r>
            <w:fldChar w:fldCharType="separate"/>
          </w:r>
          <w:hyperlink w:anchor="_Toc179731369" w:history="1">
            <w:r w:rsidR="00C26ED6" w:rsidRPr="00047824">
              <w:rPr>
                <w:rStyle w:val="Hyperlink"/>
                <w:b/>
                <w:bCs/>
                <w:noProof/>
              </w:rPr>
              <w:t>Declaration of Originality</w:t>
            </w:r>
            <w:r w:rsidR="00C26ED6">
              <w:rPr>
                <w:noProof/>
                <w:webHidden/>
              </w:rPr>
              <w:tab/>
            </w:r>
            <w:r w:rsidR="00C26ED6">
              <w:rPr>
                <w:noProof/>
                <w:webHidden/>
              </w:rPr>
              <w:fldChar w:fldCharType="begin"/>
            </w:r>
            <w:r w:rsidR="00C26ED6">
              <w:rPr>
                <w:noProof/>
                <w:webHidden/>
              </w:rPr>
              <w:instrText xml:space="preserve"> PAGEREF _Toc179731369 \h </w:instrText>
            </w:r>
            <w:r w:rsidR="00C26ED6">
              <w:rPr>
                <w:noProof/>
                <w:webHidden/>
              </w:rPr>
            </w:r>
            <w:r w:rsidR="00C26ED6">
              <w:rPr>
                <w:noProof/>
                <w:webHidden/>
              </w:rPr>
              <w:fldChar w:fldCharType="separate"/>
            </w:r>
            <w:r w:rsidR="009A1052">
              <w:rPr>
                <w:noProof/>
                <w:webHidden/>
              </w:rPr>
              <w:t>3</w:t>
            </w:r>
            <w:r w:rsidR="00C26ED6">
              <w:rPr>
                <w:noProof/>
                <w:webHidden/>
              </w:rPr>
              <w:fldChar w:fldCharType="end"/>
            </w:r>
          </w:hyperlink>
        </w:p>
        <w:p w14:paraId="32CF59DB" w14:textId="2EDD9E99" w:rsidR="00C26ED6" w:rsidRDefault="00C26ED6">
          <w:pPr>
            <w:pStyle w:val="TOC1"/>
            <w:tabs>
              <w:tab w:val="right" w:leader="dot" w:pos="9017"/>
            </w:tabs>
            <w:rPr>
              <w:rFonts w:asciiTheme="minorHAnsi" w:eastAsiaTheme="minorEastAsia" w:hAnsiTheme="minorHAnsi" w:cstheme="minorBidi"/>
              <w:noProof/>
              <w:kern w:val="2"/>
              <w:szCs w:val="24"/>
              <w:lang w:val="en-SG" w:eastAsia="en-SG"/>
              <w14:ligatures w14:val="standardContextual"/>
            </w:rPr>
          </w:pPr>
          <w:hyperlink w:anchor="_Toc179731370" w:history="1">
            <w:r w:rsidRPr="00047824">
              <w:rPr>
                <w:rStyle w:val="Hyperlink"/>
                <w:noProof/>
              </w:rPr>
              <w:t>DBAV: Database Design (45%)</w:t>
            </w:r>
            <w:r>
              <w:rPr>
                <w:noProof/>
                <w:webHidden/>
              </w:rPr>
              <w:tab/>
            </w:r>
            <w:r>
              <w:rPr>
                <w:noProof/>
                <w:webHidden/>
              </w:rPr>
              <w:fldChar w:fldCharType="begin"/>
            </w:r>
            <w:r>
              <w:rPr>
                <w:noProof/>
                <w:webHidden/>
              </w:rPr>
              <w:instrText xml:space="preserve"> PAGEREF _Toc179731370 \h </w:instrText>
            </w:r>
            <w:r>
              <w:rPr>
                <w:noProof/>
                <w:webHidden/>
              </w:rPr>
            </w:r>
            <w:r>
              <w:rPr>
                <w:noProof/>
                <w:webHidden/>
              </w:rPr>
              <w:fldChar w:fldCharType="separate"/>
            </w:r>
            <w:r w:rsidR="009A1052">
              <w:rPr>
                <w:noProof/>
                <w:webHidden/>
              </w:rPr>
              <w:t>6</w:t>
            </w:r>
            <w:r>
              <w:rPr>
                <w:noProof/>
                <w:webHidden/>
              </w:rPr>
              <w:fldChar w:fldCharType="end"/>
            </w:r>
          </w:hyperlink>
        </w:p>
        <w:p w14:paraId="57B6FB74" w14:textId="4AC00BA6"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1" w:history="1">
            <w:r w:rsidRPr="00047824">
              <w:rPr>
                <w:rStyle w:val="Hyperlink"/>
                <w:noProof/>
              </w:rPr>
              <w:t>Section A: Website Proposal (5%)</w:t>
            </w:r>
            <w:r>
              <w:rPr>
                <w:noProof/>
                <w:webHidden/>
              </w:rPr>
              <w:tab/>
            </w:r>
            <w:r>
              <w:rPr>
                <w:noProof/>
                <w:webHidden/>
              </w:rPr>
              <w:fldChar w:fldCharType="begin"/>
            </w:r>
            <w:r>
              <w:rPr>
                <w:noProof/>
                <w:webHidden/>
              </w:rPr>
              <w:instrText xml:space="preserve"> PAGEREF _Toc179731371 \h </w:instrText>
            </w:r>
            <w:r>
              <w:rPr>
                <w:noProof/>
                <w:webHidden/>
              </w:rPr>
            </w:r>
            <w:r>
              <w:rPr>
                <w:noProof/>
                <w:webHidden/>
              </w:rPr>
              <w:fldChar w:fldCharType="separate"/>
            </w:r>
            <w:r w:rsidR="009A1052">
              <w:rPr>
                <w:noProof/>
                <w:webHidden/>
              </w:rPr>
              <w:t>6</w:t>
            </w:r>
            <w:r>
              <w:rPr>
                <w:noProof/>
                <w:webHidden/>
              </w:rPr>
              <w:fldChar w:fldCharType="end"/>
            </w:r>
          </w:hyperlink>
        </w:p>
        <w:p w14:paraId="21D96344" w14:textId="754EE2B5"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2" w:history="1">
            <w:r w:rsidRPr="00047824">
              <w:rPr>
                <w:rStyle w:val="Hyperlink"/>
                <w:noProof/>
              </w:rPr>
              <w:t>Section B: Interview Findings (</w:t>
            </w:r>
            <w:r w:rsidR="00640A37">
              <w:rPr>
                <w:rStyle w:val="Hyperlink"/>
                <w:noProof/>
              </w:rPr>
              <w:t>5</w:t>
            </w:r>
            <w:r w:rsidRPr="00047824">
              <w:rPr>
                <w:rStyle w:val="Hyperlink"/>
                <w:noProof/>
              </w:rPr>
              <w:t>%)</w:t>
            </w:r>
            <w:r>
              <w:rPr>
                <w:noProof/>
                <w:webHidden/>
              </w:rPr>
              <w:tab/>
            </w:r>
            <w:r>
              <w:rPr>
                <w:noProof/>
                <w:webHidden/>
              </w:rPr>
              <w:fldChar w:fldCharType="begin"/>
            </w:r>
            <w:r>
              <w:rPr>
                <w:noProof/>
                <w:webHidden/>
              </w:rPr>
              <w:instrText xml:space="preserve"> PAGEREF _Toc179731372 \h </w:instrText>
            </w:r>
            <w:r>
              <w:rPr>
                <w:noProof/>
                <w:webHidden/>
              </w:rPr>
            </w:r>
            <w:r>
              <w:rPr>
                <w:noProof/>
                <w:webHidden/>
              </w:rPr>
              <w:fldChar w:fldCharType="separate"/>
            </w:r>
            <w:r w:rsidR="009A1052">
              <w:rPr>
                <w:noProof/>
                <w:webHidden/>
              </w:rPr>
              <w:t>7</w:t>
            </w:r>
            <w:r>
              <w:rPr>
                <w:noProof/>
                <w:webHidden/>
              </w:rPr>
              <w:fldChar w:fldCharType="end"/>
            </w:r>
          </w:hyperlink>
        </w:p>
        <w:p w14:paraId="2BC1DE2D" w14:textId="43E7CB26"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3" w:history="1">
            <w:r w:rsidRPr="00047824">
              <w:rPr>
                <w:rStyle w:val="Hyperlink"/>
                <w:noProof/>
              </w:rPr>
              <w:t>Section C: Entities (</w:t>
            </w:r>
            <w:r w:rsidR="00640A37">
              <w:rPr>
                <w:rStyle w:val="Hyperlink"/>
                <w:noProof/>
              </w:rPr>
              <w:t>5</w:t>
            </w:r>
            <w:r w:rsidRPr="00047824">
              <w:rPr>
                <w:rStyle w:val="Hyperlink"/>
                <w:noProof/>
              </w:rPr>
              <w:t>%)</w:t>
            </w:r>
            <w:r>
              <w:rPr>
                <w:noProof/>
                <w:webHidden/>
              </w:rPr>
              <w:tab/>
            </w:r>
            <w:r>
              <w:rPr>
                <w:noProof/>
                <w:webHidden/>
              </w:rPr>
              <w:fldChar w:fldCharType="begin"/>
            </w:r>
            <w:r>
              <w:rPr>
                <w:noProof/>
                <w:webHidden/>
              </w:rPr>
              <w:instrText xml:space="preserve"> PAGEREF _Toc179731373 \h </w:instrText>
            </w:r>
            <w:r>
              <w:rPr>
                <w:noProof/>
                <w:webHidden/>
              </w:rPr>
            </w:r>
            <w:r>
              <w:rPr>
                <w:noProof/>
                <w:webHidden/>
              </w:rPr>
              <w:fldChar w:fldCharType="separate"/>
            </w:r>
            <w:r w:rsidR="009A1052">
              <w:rPr>
                <w:noProof/>
                <w:webHidden/>
              </w:rPr>
              <w:t>8</w:t>
            </w:r>
            <w:r>
              <w:rPr>
                <w:noProof/>
                <w:webHidden/>
              </w:rPr>
              <w:fldChar w:fldCharType="end"/>
            </w:r>
          </w:hyperlink>
        </w:p>
        <w:p w14:paraId="47754036" w14:textId="5C86F00F"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4" w:history="1">
            <w:r w:rsidRPr="00047824">
              <w:rPr>
                <w:rStyle w:val="Hyperlink"/>
                <w:noProof/>
              </w:rPr>
              <w:t>Section D: Data Dictionary (</w:t>
            </w:r>
            <w:r w:rsidR="00640A37">
              <w:rPr>
                <w:rStyle w:val="Hyperlink"/>
                <w:noProof/>
              </w:rPr>
              <w:t>10</w:t>
            </w:r>
            <w:r w:rsidRPr="00047824">
              <w:rPr>
                <w:rStyle w:val="Hyperlink"/>
                <w:noProof/>
              </w:rPr>
              <w:t>%)</w:t>
            </w:r>
            <w:r>
              <w:rPr>
                <w:noProof/>
                <w:webHidden/>
              </w:rPr>
              <w:tab/>
            </w:r>
            <w:r>
              <w:rPr>
                <w:noProof/>
                <w:webHidden/>
              </w:rPr>
              <w:fldChar w:fldCharType="begin"/>
            </w:r>
            <w:r>
              <w:rPr>
                <w:noProof/>
                <w:webHidden/>
              </w:rPr>
              <w:instrText xml:space="preserve"> PAGEREF _Toc179731374 \h </w:instrText>
            </w:r>
            <w:r>
              <w:rPr>
                <w:noProof/>
                <w:webHidden/>
              </w:rPr>
            </w:r>
            <w:r>
              <w:rPr>
                <w:noProof/>
                <w:webHidden/>
              </w:rPr>
              <w:fldChar w:fldCharType="separate"/>
            </w:r>
            <w:r w:rsidR="009A1052">
              <w:rPr>
                <w:noProof/>
                <w:webHidden/>
              </w:rPr>
              <w:t>9</w:t>
            </w:r>
            <w:r>
              <w:rPr>
                <w:noProof/>
                <w:webHidden/>
              </w:rPr>
              <w:fldChar w:fldCharType="end"/>
            </w:r>
          </w:hyperlink>
        </w:p>
        <w:p w14:paraId="782D259D" w14:textId="0235D004"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5" w:history="1">
            <w:r w:rsidRPr="00047824">
              <w:rPr>
                <w:rStyle w:val="Hyperlink"/>
                <w:noProof/>
              </w:rPr>
              <w:t>Section E: ERD and Relationships (1</w:t>
            </w:r>
            <w:r w:rsidR="00640A37">
              <w:rPr>
                <w:rStyle w:val="Hyperlink"/>
                <w:noProof/>
              </w:rPr>
              <w:t>0</w:t>
            </w:r>
            <w:r w:rsidRPr="00047824">
              <w:rPr>
                <w:rStyle w:val="Hyperlink"/>
                <w:noProof/>
              </w:rPr>
              <w:t>%)</w:t>
            </w:r>
            <w:r>
              <w:rPr>
                <w:noProof/>
                <w:webHidden/>
              </w:rPr>
              <w:tab/>
            </w:r>
            <w:r>
              <w:rPr>
                <w:noProof/>
                <w:webHidden/>
              </w:rPr>
              <w:fldChar w:fldCharType="begin"/>
            </w:r>
            <w:r>
              <w:rPr>
                <w:noProof/>
                <w:webHidden/>
              </w:rPr>
              <w:instrText xml:space="preserve"> PAGEREF _Toc179731375 \h </w:instrText>
            </w:r>
            <w:r>
              <w:rPr>
                <w:noProof/>
                <w:webHidden/>
              </w:rPr>
            </w:r>
            <w:r>
              <w:rPr>
                <w:noProof/>
                <w:webHidden/>
              </w:rPr>
              <w:fldChar w:fldCharType="separate"/>
            </w:r>
            <w:r w:rsidR="009A1052">
              <w:rPr>
                <w:noProof/>
                <w:webHidden/>
              </w:rPr>
              <w:t>10</w:t>
            </w:r>
            <w:r>
              <w:rPr>
                <w:noProof/>
                <w:webHidden/>
              </w:rPr>
              <w:fldChar w:fldCharType="end"/>
            </w:r>
          </w:hyperlink>
        </w:p>
        <w:p w14:paraId="7708FB9B" w14:textId="0F488633"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6" w:history="1">
            <w:r w:rsidRPr="00047824">
              <w:rPr>
                <w:rStyle w:val="Hyperlink"/>
                <w:noProof/>
              </w:rPr>
              <w:t>Section F: Normalisation (1</w:t>
            </w:r>
            <w:r w:rsidR="00640A37">
              <w:rPr>
                <w:rStyle w:val="Hyperlink"/>
                <w:noProof/>
              </w:rPr>
              <w:t>0</w:t>
            </w:r>
            <w:r w:rsidRPr="00047824">
              <w:rPr>
                <w:rStyle w:val="Hyperlink"/>
                <w:noProof/>
              </w:rPr>
              <w:t>%)</w:t>
            </w:r>
            <w:r>
              <w:rPr>
                <w:noProof/>
                <w:webHidden/>
              </w:rPr>
              <w:tab/>
            </w:r>
            <w:r>
              <w:rPr>
                <w:noProof/>
                <w:webHidden/>
              </w:rPr>
              <w:fldChar w:fldCharType="begin"/>
            </w:r>
            <w:r>
              <w:rPr>
                <w:noProof/>
                <w:webHidden/>
              </w:rPr>
              <w:instrText xml:space="preserve"> PAGEREF _Toc179731376 \h </w:instrText>
            </w:r>
            <w:r>
              <w:rPr>
                <w:noProof/>
                <w:webHidden/>
              </w:rPr>
            </w:r>
            <w:r>
              <w:rPr>
                <w:noProof/>
                <w:webHidden/>
              </w:rPr>
              <w:fldChar w:fldCharType="separate"/>
            </w:r>
            <w:r w:rsidR="009A1052">
              <w:rPr>
                <w:noProof/>
                <w:webHidden/>
              </w:rPr>
              <w:t>11</w:t>
            </w:r>
            <w:r>
              <w:rPr>
                <w:noProof/>
                <w:webHidden/>
              </w:rPr>
              <w:fldChar w:fldCharType="end"/>
            </w:r>
          </w:hyperlink>
        </w:p>
        <w:p w14:paraId="34081AED" w14:textId="349858C4" w:rsidR="00C26ED6" w:rsidRDefault="00C26ED6">
          <w:pPr>
            <w:pStyle w:val="TOC1"/>
            <w:tabs>
              <w:tab w:val="right" w:leader="dot" w:pos="9017"/>
            </w:tabs>
            <w:rPr>
              <w:rFonts w:asciiTheme="minorHAnsi" w:eastAsiaTheme="minorEastAsia" w:hAnsiTheme="minorHAnsi" w:cstheme="minorBidi"/>
              <w:noProof/>
              <w:kern w:val="2"/>
              <w:szCs w:val="24"/>
              <w:lang w:val="en-SG" w:eastAsia="en-SG"/>
              <w14:ligatures w14:val="standardContextual"/>
            </w:rPr>
          </w:pPr>
          <w:hyperlink w:anchor="_Toc179731378" w:history="1">
            <w:r w:rsidRPr="00047824">
              <w:rPr>
                <w:rStyle w:val="Hyperlink"/>
                <w:noProof/>
              </w:rPr>
              <w:t>ADEV: Web Application Design (</w:t>
            </w:r>
            <w:r w:rsidR="00450576">
              <w:rPr>
                <w:rStyle w:val="Hyperlink"/>
                <w:noProof/>
              </w:rPr>
              <w:t>30</w:t>
            </w:r>
            <w:r w:rsidRPr="00047824">
              <w:rPr>
                <w:rStyle w:val="Hyperlink"/>
                <w:noProof/>
              </w:rPr>
              <w:t>%)</w:t>
            </w:r>
            <w:r>
              <w:rPr>
                <w:noProof/>
                <w:webHidden/>
              </w:rPr>
              <w:tab/>
            </w:r>
            <w:r>
              <w:rPr>
                <w:noProof/>
                <w:webHidden/>
              </w:rPr>
              <w:fldChar w:fldCharType="begin"/>
            </w:r>
            <w:r>
              <w:rPr>
                <w:noProof/>
                <w:webHidden/>
              </w:rPr>
              <w:instrText xml:space="preserve"> PAGEREF _Toc179731378 \h </w:instrText>
            </w:r>
            <w:r>
              <w:rPr>
                <w:noProof/>
                <w:webHidden/>
              </w:rPr>
            </w:r>
            <w:r>
              <w:rPr>
                <w:noProof/>
                <w:webHidden/>
              </w:rPr>
              <w:fldChar w:fldCharType="separate"/>
            </w:r>
            <w:r w:rsidR="009A1052">
              <w:rPr>
                <w:noProof/>
                <w:webHidden/>
              </w:rPr>
              <w:t>1</w:t>
            </w:r>
            <w:r>
              <w:rPr>
                <w:noProof/>
                <w:webHidden/>
              </w:rPr>
              <w:fldChar w:fldCharType="end"/>
            </w:r>
          </w:hyperlink>
          <w:r w:rsidR="001B4FCC">
            <w:t>2</w:t>
          </w:r>
        </w:p>
        <w:p w14:paraId="35FDB5CA" w14:textId="6CA95401"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9" w:history="1">
            <w:r w:rsidRPr="00047824">
              <w:rPr>
                <w:rStyle w:val="Hyperlink"/>
                <w:noProof/>
              </w:rPr>
              <w:t xml:space="preserve">Section </w:t>
            </w:r>
            <w:r w:rsidR="00247EB2">
              <w:rPr>
                <w:rStyle w:val="Hyperlink"/>
                <w:noProof/>
              </w:rPr>
              <w:t>G</w:t>
            </w:r>
            <w:r w:rsidRPr="00047824">
              <w:rPr>
                <w:rStyle w:val="Hyperlink"/>
                <w:noProof/>
              </w:rPr>
              <w:t xml:space="preserve">: </w:t>
            </w:r>
            <w:r w:rsidR="00247EB2">
              <w:rPr>
                <w:rStyle w:val="Hyperlink"/>
                <w:noProof/>
              </w:rPr>
              <w:t>Implementation, Design &amp; Layout</w:t>
            </w:r>
            <w:r w:rsidRPr="00047824">
              <w:rPr>
                <w:rStyle w:val="Hyperlink"/>
                <w:noProof/>
              </w:rPr>
              <w:t xml:space="preserve"> (</w:t>
            </w:r>
            <w:r w:rsidR="00450576">
              <w:rPr>
                <w:rStyle w:val="Hyperlink"/>
                <w:noProof/>
              </w:rPr>
              <w:t>15+5</w:t>
            </w:r>
            <w:r w:rsidR="00247EB2">
              <w:rPr>
                <w:rStyle w:val="Hyperlink"/>
                <w:noProof/>
              </w:rPr>
              <w:t>%</w:t>
            </w:r>
            <w:r w:rsidRPr="00047824">
              <w:rPr>
                <w:rStyle w:val="Hyperlink"/>
                <w:noProof/>
              </w:rPr>
              <w:t>)</w:t>
            </w:r>
            <w:r>
              <w:rPr>
                <w:noProof/>
                <w:webHidden/>
              </w:rPr>
              <w:tab/>
            </w:r>
            <w:r>
              <w:rPr>
                <w:noProof/>
                <w:webHidden/>
              </w:rPr>
              <w:fldChar w:fldCharType="begin"/>
            </w:r>
            <w:r>
              <w:rPr>
                <w:noProof/>
                <w:webHidden/>
              </w:rPr>
              <w:instrText xml:space="preserve"> PAGEREF _Toc179731379 \h </w:instrText>
            </w:r>
            <w:r>
              <w:rPr>
                <w:noProof/>
                <w:webHidden/>
              </w:rPr>
            </w:r>
            <w:r>
              <w:rPr>
                <w:noProof/>
                <w:webHidden/>
              </w:rPr>
              <w:fldChar w:fldCharType="separate"/>
            </w:r>
            <w:r w:rsidR="009A1052">
              <w:rPr>
                <w:noProof/>
                <w:webHidden/>
              </w:rPr>
              <w:t>1</w:t>
            </w:r>
            <w:r>
              <w:rPr>
                <w:noProof/>
                <w:webHidden/>
              </w:rPr>
              <w:fldChar w:fldCharType="end"/>
            </w:r>
          </w:hyperlink>
          <w:r w:rsidR="001B4FCC">
            <w:t>2</w:t>
          </w:r>
        </w:p>
        <w:p w14:paraId="0F77053F" w14:textId="107BF475" w:rsidR="00080CC5" w:rsidRPr="00B30563" w:rsidRDefault="00C26ED6" w:rsidP="00B30563">
          <w:pPr>
            <w:pStyle w:val="TOC2"/>
            <w:tabs>
              <w:tab w:val="right" w:leader="dot" w:pos="9015"/>
            </w:tabs>
            <w:rPr>
              <w:rStyle w:val="Hyperlink"/>
              <w:rFonts w:cstheme="minorBidi"/>
              <w:noProof/>
              <w:color w:val="auto"/>
              <w:kern w:val="2"/>
              <w:sz w:val="24"/>
              <w:szCs w:val="24"/>
              <w:u w:val="none"/>
              <w:lang w:val="en-SG" w:eastAsia="en-SG"/>
              <w14:ligatures w14:val="standardContextual"/>
            </w:rPr>
          </w:pPr>
          <w:hyperlink w:anchor="_Toc179731380" w:history="1">
            <w:r w:rsidRPr="00047824">
              <w:rPr>
                <w:rStyle w:val="Hyperlink"/>
                <w:noProof/>
              </w:rPr>
              <w:t xml:space="preserve">Section </w:t>
            </w:r>
            <w:r w:rsidR="00247EB2">
              <w:rPr>
                <w:rStyle w:val="Hyperlink"/>
                <w:noProof/>
              </w:rPr>
              <w:t>H</w:t>
            </w:r>
            <w:r w:rsidRPr="00047824">
              <w:rPr>
                <w:rStyle w:val="Hyperlink"/>
                <w:noProof/>
              </w:rPr>
              <w:t xml:space="preserve">: </w:t>
            </w:r>
            <w:r w:rsidR="00247EB2">
              <w:rPr>
                <w:rStyle w:val="Hyperlink"/>
                <w:noProof/>
              </w:rPr>
              <w:t>Justification</w:t>
            </w:r>
            <w:r w:rsidRPr="00047824">
              <w:rPr>
                <w:rStyle w:val="Hyperlink"/>
                <w:noProof/>
              </w:rPr>
              <w:t xml:space="preserve"> (10%)</w:t>
            </w:r>
            <w:r>
              <w:rPr>
                <w:noProof/>
                <w:webHidden/>
              </w:rPr>
              <w:tab/>
            </w:r>
            <w:r>
              <w:rPr>
                <w:noProof/>
                <w:webHidden/>
              </w:rPr>
              <w:fldChar w:fldCharType="begin"/>
            </w:r>
            <w:r>
              <w:rPr>
                <w:noProof/>
                <w:webHidden/>
              </w:rPr>
              <w:instrText xml:space="preserve"> PAGEREF _Toc179731380 \h </w:instrText>
            </w:r>
            <w:r>
              <w:rPr>
                <w:noProof/>
                <w:webHidden/>
              </w:rPr>
            </w:r>
            <w:r>
              <w:rPr>
                <w:noProof/>
                <w:webHidden/>
              </w:rPr>
              <w:fldChar w:fldCharType="separate"/>
            </w:r>
            <w:r w:rsidR="009A1052">
              <w:rPr>
                <w:noProof/>
                <w:webHidden/>
              </w:rPr>
              <w:t>1</w:t>
            </w:r>
            <w:r>
              <w:rPr>
                <w:noProof/>
                <w:webHidden/>
              </w:rPr>
              <w:fldChar w:fldCharType="end"/>
            </w:r>
          </w:hyperlink>
          <w:r w:rsidR="6766C2A3">
            <w:fldChar w:fldCharType="end"/>
          </w:r>
          <w:r w:rsidR="001B4FCC">
            <w:t>3</w:t>
          </w:r>
        </w:p>
      </w:sdtContent>
    </w:sdt>
    <w:p w14:paraId="4FF5235F" w14:textId="6411028C" w:rsidR="00B172D6" w:rsidRDefault="00B172D6"/>
    <w:p w14:paraId="328FFF3A" w14:textId="1F36E113" w:rsidR="00B172D6" w:rsidRPr="00B172D6" w:rsidRDefault="00B172D6" w:rsidP="00B172D6">
      <w:pPr>
        <w:spacing w:after="160" w:line="259" w:lineRule="auto"/>
        <w:rPr>
          <w:b/>
          <w:bCs/>
          <w:lang w:val="en-US"/>
        </w:rPr>
      </w:pPr>
      <w:r w:rsidRPr="00B172D6">
        <w:rPr>
          <w:b/>
          <w:bCs/>
        </w:rPr>
        <w:br w:type="page"/>
      </w:r>
    </w:p>
    <w:p w14:paraId="593C23EE" w14:textId="77777777" w:rsidR="00B172D6" w:rsidRDefault="00B172D6">
      <w:pPr>
        <w:spacing w:after="160" w:line="259" w:lineRule="auto"/>
      </w:pPr>
    </w:p>
    <w:p w14:paraId="7640C246" w14:textId="651D5D45" w:rsidR="00B172D6" w:rsidRDefault="00B172D6" w:rsidP="00B172D6">
      <w:pPr>
        <w:jc w:val="center"/>
      </w:pPr>
      <w:r>
        <w:rPr>
          <w:noProof/>
        </w:rPr>
        <w:drawing>
          <wp:inline distT="0" distB="0" distL="0" distR="0" wp14:anchorId="5C007A43" wp14:editId="7FF099D4">
            <wp:extent cx="1905000" cy="533400"/>
            <wp:effectExtent l="0" t="0" r="0" b="0"/>
            <wp:docPr id="907613074"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D69F5AF" w14:textId="77777777" w:rsidR="00B172D6" w:rsidRDefault="00B172D6" w:rsidP="00B172D6">
      <w:pPr>
        <w:jc w:val="center"/>
      </w:pPr>
    </w:p>
    <w:p w14:paraId="550316F6" w14:textId="77777777" w:rsidR="00B172D6" w:rsidRDefault="00B172D6" w:rsidP="00B172D6"/>
    <w:p w14:paraId="7294B3C8" w14:textId="77777777" w:rsidR="00B172D6" w:rsidRPr="007D6C10" w:rsidRDefault="00B172D6" w:rsidP="00B172D6">
      <w:pPr>
        <w:jc w:val="center"/>
        <w:rPr>
          <w:b/>
          <w:bCs/>
          <w:sz w:val="48"/>
        </w:rPr>
      </w:pPr>
      <w:r w:rsidRPr="007D6C10">
        <w:rPr>
          <w:b/>
          <w:bCs/>
          <w:sz w:val="48"/>
        </w:rPr>
        <w:t>SCHOOL OF INFORMATICS &amp; IT</w:t>
      </w:r>
    </w:p>
    <w:p w14:paraId="4DC1E662" w14:textId="77777777" w:rsidR="00B172D6" w:rsidRDefault="00B172D6" w:rsidP="00B172D6"/>
    <w:p w14:paraId="22B018A4" w14:textId="77777777" w:rsidR="00B172D6" w:rsidRDefault="00B172D6" w:rsidP="00B172D6">
      <w:pPr>
        <w:jc w:val="center"/>
        <w:rPr>
          <w:b/>
          <w:bCs/>
          <w:sz w:val="48"/>
        </w:rPr>
      </w:pPr>
    </w:p>
    <w:p w14:paraId="58AE19A7" w14:textId="142CAAB3" w:rsidR="00B172D6" w:rsidRPr="008A5D37" w:rsidRDefault="00B172D6" w:rsidP="00B172D6">
      <w:pPr>
        <w:jc w:val="center"/>
        <w:rPr>
          <w:b/>
          <w:bCs/>
          <w:sz w:val="48"/>
        </w:rPr>
      </w:pPr>
      <w:r>
        <w:rPr>
          <w:b/>
          <w:bCs/>
          <w:sz w:val="48"/>
        </w:rPr>
        <w:t xml:space="preserve">Diploma </w:t>
      </w:r>
      <w:r w:rsidRPr="008A5D37">
        <w:rPr>
          <w:b/>
          <w:bCs/>
          <w:sz w:val="48"/>
        </w:rPr>
        <w:t xml:space="preserve">in </w:t>
      </w:r>
      <w:r w:rsidR="008A5D37" w:rsidRPr="008A5D37">
        <w:rPr>
          <w:b/>
          <w:bCs/>
          <w:sz w:val="48"/>
        </w:rPr>
        <w:t>Information Technology</w:t>
      </w:r>
    </w:p>
    <w:p w14:paraId="2A1AFFD9" w14:textId="77777777" w:rsidR="00B172D6" w:rsidRPr="008A5D37" w:rsidRDefault="00B172D6" w:rsidP="00B172D6">
      <w:pPr>
        <w:jc w:val="center"/>
        <w:rPr>
          <w:b/>
          <w:bCs/>
          <w:sz w:val="48"/>
        </w:rPr>
      </w:pPr>
    </w:p>
    <w:p w14:paraId="68D5FC0D" w14:textId="4CD9C95F" w:rsidR="00B172D6" w:rsidRPr="008A5D37" w:rsidRDefault="00B172D6" w:rsidP="00B172D6">
      <w:pPr>
        <w:jc w:val="center"/>
        <w:rPr>
          <w:b/>
          <w:bCs/>
          <w:sz w:val="40"/>
        </w:rPr>
      </w:pPr>
      <w:r w:rsidRPr="008A5D37">
        <w:rPr>
          <w:b/>
          <w:bCs/>
          <w:sz w:val="40"/>
        </w:rPr>
        <w:t xml:space="preserve">Project </w:t>
      </w:r>
      <w:r w:rsidR="008A5D37" w:rsidRPr="008A5D37">
        <w:rPr>
          <w:b/>
          <w:bCs/>
          <w:sz w:val="40"/>
        </w:rPr>
        <w:t xml:space="preserve">1 </w:t>
      </w:r>
      <w:r w:rsidRPr="008A5D37">
        <w:rPr>
          <w:b/>
          <w:bCs/>
          <w:sz w:val="40"/>
        </w:rPr>
        <w:t>Report</w:t>
      </w:r>
    </w:p>
    <w:p w14:paraId="74335EDA" w14:textId="77777777" w:rsidR="00B172D6" w:rsidRDefault="00B172D6" w:rsidP="00B172D6">
      <w:pPr>
        <w:rPr>
          <w:b/>
          <w:bCs/>
        </w:rPr>
      </w:pPr>
    </w:p>
    <w:p w14:paraId="71CAD31E" w14:textId="77777777" w:rsidR="00B172D6" w:rsidRDefault="00B172D6" w:rsidP="00B172D6">
      <w:pPr>
        <w:rPr>
          <w:b/>
          <w:bCs/>
        </w:rPr>
      </w:pPr>
    </w:p>
    <w:p w14:paraId="0D1224E8" w14:textId="77777777" w:rsidR="00B172D6" w:rsidRPr="009B3C05" w:rsidRDefault="00B172D6" w:rsidP="00B172D6">
      <w:pPr>
        <w:jc w:val="center"/>
        <w:rPr>
          <w:lang w:val="en-SG"/>
        </w:rPr>
      </w:pPr>
    </w:p>
    <w:p w14:paraId="0C1E8744" w14:textId="77777777" w:rsidR="00B172D6" w:rsidRPr="009B3C05" w:rsidRDefault="00B172D6" w:rsidP="00B172D6">
      <w:pPr>
        <w:jc w:val="both"/>
        <w:rPr>
          <w:lang w:val="en-SG"/>
        </w:rPr>
      </w:pPr>
    </w:p>
    <w:p w14:paraId="0A37EAE9" w14:textId="0B12C940" w:rsidR="00B172D6" w:rsidRPr="005C5421" w:rsidRDefault="00B172D6" w:rsidP="00B172D6">
      <w:pPr>
        <w:rPr>
          <w:sz w:val="28"/>
          <w:szCs w:val="28"/>
          <w:lang w:val="en-SG"/>
        </w:rPr>
      </w:pPr>
      <w:r w:rsidRPr="005C5421">
        <w:rPr>
          <w:sz w:val="28"/>
          <w:szCs w:val="28"/>
          <w:lang w:val="en-SG"/>
        </w:rPr>
        <w:t>Student Name (Matric Number)</w:t>
      </w:r>
      <w:r w:rsidRPr="005C5421">
        <w:rPr>
          <w:sz w:val="28"/>
          <w:szCs w:val="28"/>
          <w:lang w:val="en-SG"/>
        </w:rPr>
        <w:tab/>
        <w:t>:</w:t>
      </w:r>
      <w:r w:rsidR="00537611">
        <w:rPr>
          <w:sz w:val="28"/>
          <w:szCs w:val="28"/>
          <w:lang w:val="en-SG"/>
        </w:rPr>
        <w:t xml:space="preserve"> Mohammed Hannan Noor(XXXXXXXX)</w:t>
      </w:r>
    </w:p>
    <w:p w14:paraId="1E3BB0C2" w14:textId="77777777" w:rsidR="00B172D6" w:rsidRPr="005C5421" w:rsidRDefault="00B172D6" w:rsidP="00B172D6">
      <w:pPr>
        <w:rPr>
          <w:sz w:val="28"/>
          <w:szCs w:val="28"/>
          <w:lang w:val="en-SG"/>
        </w:rPr>
      </w:pPr>
    </w:p>
    <w:p w14:paraId="72F8BA38" w14:textId="2FFAF773" w:rsidR="00B172D6" w:rsidRPr="005C5421" w:rsidRDefault="00B172D6" w:rsidP="00B172D6">
      <w:pPr>
        <w:rPr>
          <w:sz w:val="28"/>
          <w:szCs w:val="28"/>
          <w:lang w:val="en-SG"/>
        </w:rPr>
      </w:pPr>
      <w:r w:rsidRPr="005C5421">
        <w:rPr>
          <w:sz w:val="28"/>
          <w:szCs w:val="28"/>
          <w:lang w:val="en-SG"/>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lang w:val="en-SG"/>
        </w:rPr>
        <w:t>:</w:t>
      </w:r>
      <w:r w:rsidR="007046E1" w:rsidRPr="007046E1">
        <w:rPr>
          <w:sz w:val="28"/>
          <w:szCs w:val="28"/>
          <w:lang w:val="en-US"/>
        </w:rPr>
        <w:t xml:space="preserve"> </w:t>
      </w:r>
      <w:r w:rsidR="00537611">
        <w:rPr>
          <w:sz w:val="28"/>
          <w:szCs w:val="28"/>
          <w:lang w:val="en-US"/>
        </w:rPr>
        <w:t>PC23</w:t>
      </w:r>
    </w:p>
    <w:p w14:paraId="4B0CFBF1" w14:textId="77777777" w:rsidR="00B172D6" w:rsidRPr="005C5421" w:rsidRDefault="00B172D6" w:rsidP="00B172D6">
      <w:pPr>
        <w:rPr>
          <w:rFonts w:eastAsia="Arial"/>
          <w:sz w:val="28"/>
          <w:szCs w:val="28"/>
          <w:lang w:val="en-SG"/>
        </w:rPr>
      </w:pPr>
      <w:r w:rsidRPr="005C5421">
        <w:rPr>
          <w:rFonts w:eastAsia="Segoe UI"/>
          <w:color w:val="FFFFFF"/>
          <w:sz w:val="28"/>
          <w:szCs w:val="28"/>
          <w:lang w:val="en-SG"/>
        </w:rPr>
        <w:t>Jenny LING (TP)</w:t>
      </w:r>
    </w:p>
    <w:p w14:paraId="4C2A214B" w14:textId="5E5DD80D" w:rsidR="00B172D6" w:rsidRPr="005C5421" w:rsidRDefault="00B172D6" w:rsidP="00B172D6">
      <w:pPr>
        <w:rPr>
          <w:sz w:val="28"/>
          <w:szCs w:val="28"/>
          <w:lang w:val="en-SG"/>
        </w:rPr>
      </w:pPr>
      <w:r w:rsidRPr="005C5421">
        <w:rPr>
          <w:sz w:val="28"/>
          <w:szCs w:val="28"/>
          <w:lang w:val="en-SG"/>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C0325C">
        <w:rPr>
          <w:sz w:val="28"/>
          <w:szCs w:val="28"/>
          <w:lang w:val="en-SG"/>
        </w:rPr>
        <w:t>Alfred Teng</w:t>
      </w:r>
    </w:p>
    <w:p w14:paraId="074C24CC" w14:textId="77777777" w:rsidR="00B172D6" w:rsidRPr="005C5421" w:rsidRDefault="00B172D6" w:rsidP="00B172D6">
      <w:pPr>
        <w:rPr>
          <w:sz w:val="28"/>
          <w:szCs w:val="28"/>
          <w:lang w:val="en-SG"/>
        </w:rPr>
      </w:pPr>
    </w:p>
    <w:p w14:paraId="0F2C64D4" w14:textId="040D7C93" w:rsidR="00B172D6" w:rsidRPr="005C5421" w:rsidRDefault="00B172D6" w:rsidP="00B172D6">
      <w:pPr>
        <w:rPr>
          <w:sz w:val="28"/>
          <w:szCs w:val="28"/>
          <w:lang w:val="en-SG"/>
        </w:rPr>
      </w:pPr>
      <w:r w:rsidRPr="005C5421">
        <w:rPr>
          <w:sz w:val="28"/>
          <w:szCs w:val="28"/>
          <w:lang w:val="en-SG"/>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C0325C">
        <w:rPr>
          <w:sz w:val="28"/>
          <w:szCs w:val="28"/>
          <w:lang w:val="en-SG"/>
        </w:rPr>
        <w:t>6/12/2025</w:t>
      </w:r>
    </w:p>
    <w:p w14:paraId="3524CDC4" w14:textId="77777777" w:rsidR="00B172D6" w:rsidRPr="005C5421" w:rsidRDefault="00B172D6" w:rsidP="00B172D6">
      <w:pPr>
        <w:jc w:val="both"/>
        <w:rPr>
          <w:sz w:val="28"/>
          <w:szCs w:val="28"/>
          <w:lang w:val="en-SG"/>
        </w:rPr>
      </w:pPr>
    </w:p>
    <w:p w14:paraId="5FF6AD3F" w14:textId="77777777" w:rsidR="00B172D6" w:rsidRDefault="00B172D6" w:rsidP="00B172D6">
      <w:pPr>
        <w:jc w:val="center"/>
        <w:rPr>
          <w:b/>
          <w:bCs/>
          <w:sz w:val="36"/>
        </w:rPr>
      </w:pPr>
    </w:p>
    <w:p w14:paraId="156129F3" w14:textId="77777777" w:rsidR="00B172D6" w:rsidRPr="0005773C" w:rsidRDefault="00B172D6" w:rsidP="00B172D6">
      <w:pPr>
        <w:jc w:val="center"/>
        <w:outlineLvl w:val="0"/>
        <w:rPr>
          <w:b/>
          <w:bCs/>
          <w:color w:val="FF0000"/>
          <w:sz w:val="48"/>
          <w:szCs w:val="48"/>
        </w:rPr>
      </w:pPr>
      <w:bookmarkStart w:id="0" w:name="_Toc179731369"/>
      <w:r w:rsidRPr="6766C2A3">
        <w:rPr>
          <w:b/>
          <w:bCs/>
          <w:color w:val="FF0000"/>
          <w:sz w:val="48"/>
          <w:szCs w:val="48"/>
        </w:rPr>
        <w:t>Declaration of Originality</w:t>
      </w:r>
      <w:bookmarkEnd w:id="0"/>
    </w:p>
    <w:p w14:paraId="4B92FD82" w14:textId="77777777" w:rsidR="00B172D6" w:rsidRPr="0048797B" w:rsidRDefault="00B172D6" w:rsidP="00B172D6">
      <w:pPr>
        <w:autoSpaceDE w:val="0"/>
        <w:autoSpaceDN w:val="0"/>
        <w:adjustRightInd w:val="0"/>
        <w:jc w:val="center"/>
        <w:rPr>
          <w:sz w:val="28"/>
          <w:szCs w:val="28"/>
          <w:lang w:val="en-US"/>
        </w:rPr>
      </w:pPr>
    </w:p>
    <w:p w14:paraId="611440D6" w14:textId="77777777" w:rsidR="00B172D6" w:rsidRDefault="00B172D6" w:rsidP="00B172D6">
      <w:pPr>
        <w:autoSpaceDE w:val="0"/>
        <w:autoSpaceDN w:val="0"/>
        <w:adjustRightInd w:val="0"/>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61083F10" w14:textId="77777777" w:rsidR="00B172D6" w:rsidRPr="001A39A3" w:rsidRDefault="00B172D6" w:rsidP="00B172D6">
      <w:pPr>
        <w:autoSpaceDE w:val="0"/>
        <w:autoSpaceDN w:val="0"/>
        <w:adjustRightInd w:val="0"/>
        <w:jc w:val="center"/>
        <w:rPr>
          <w:sz w:val="28"/>
          <w:szCs w:val="28"/>
          <w:lang w:val="en-US"/>
        </w:rPr>
      </w:pPr>
    </w:p>
    <w:p w14:paraId="1468232E" w14:textId="77777777" w:rsidR="00B172D6" w:rsidRDefault="00B172D6" w:rsidP="00B172D6">
      <w:pPr>
        <w:autoSpaceDE w:val="0"/>
        <w:autoSpaceDN w:val="0"/>
        <w:adjustRightInd w:val="0"/>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7A1A516E" w14:textId="77777777" w:rsidR="00B172D6" w:rsidRPr="0048797B" w:rsidRDefault="00B172D6" w:rsidP="00B172D6">
      <w:pPr>
        <w:autoSpaceDE w:val="0"/>
        <w:autoSpaceDN w:val="0"/>
        <w:adjustRightInd w:val="0"/>
        <w:jc w:val="center"/>
        <w:rPr>
          <w:sz w:val="28"/>
          <w:szCs w:val="28"/>
        </w:rPr>
      </w:pPr>
    </w:p>
    <w:p w14:paraId="5EB2F23A" w14:textId="77777777" w:rsidR="00B172D6" w:rsidRPr="0048797B" w:rsidRDefault="00B172D6" w:rsidP="00B172D6">
      <w:pPr>
        <w:autoSpaceDE w:val="0"/>
        <w:autoSpaceDN w:val="0"/>
        <w:adjustRightInd w:val="0"/>
        <w:jc w:val="center"/>
        <w:rPr>
          <w:sz w:val="28"/>
          <w:szCs w:val="28"/>
        </w:rPr>
      </w:pPr>
      <w:r w:rsidRPr="0048797B">
        <w:rPr>
          <w:sz w:val="28"/>
          <w:szCs w:val="28"/>
        </w:rPr>
        <w:t>I understand that Plagiarism is an academic offence</w:t>
      </w:r>
    </w:p>
    <w:p w14:paraId="12039249" w14:textId="77777777" w:rsidR="00B172D6" w:rsidRPr="0048797B" w:rsidRDefault="00B172D6" w:rsidP="00B172D6">
      <w:pPr>
        <w:autoSpaceDE w:val="0"/>
        <w:autoSpaceDN w:val="0"/>
        <w:adjustRightInd w:val="0"/>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2E0FAD9F" w14:textId="77777777" w:rsidR="00B172D6" w:rsidRDefault="00B172D6" w:rsidP="00B172D6">
      <w:pPr>
        <w:jc w:val="center"/>
        <w:rPr>
          <w:rFonts w:ascii="Arial Narrow" w:hAnsi="Arial Narrow"/>
          <w:b/>
          <w:bCs/>
          <w:szCs w:val="24"/>
          <w:lang w:val="en-US"/>
        </w:rPr>
      </w:pPr>
    </w:p>
    <w:p w14:paraId="2A8481F5" w14:textId="77777777" w:rsidR="00B172D6" w:rsidRDefault="00B172D6" w:rsidP="00B172D6">
      <w:pPr>
        <w:jc w:val="center"/>
        <w:rPr>
          <w:rFonts w:ascii="Arial Narrow" w:hAnsi="Arial Narrow"/>
          <w:b/>
          <w:bCs/>
          <w:szCs w:val="24"/>
          <w:lang w:val="en-US"/>
        </w:rPr>
      </w:pPr>
    </w:p>
    <w:p w14:paraId="387A5BA3" w14:textId="77777777" w:rsidR="00B172D6" w:rsidRDefault="00B172D6" w:rsidP="00B172D6">
      <w:pPr>
        <w:jc w:val="center"/>
        <w:rPr>
          <w:rFonts w:ascii="Arial Narrow" w:hAnsi="Arial Narrow"/>
          <w:b/>
          <w:bCs/>
          <w:szCs w:val="24"/>
          <w:lang w:val="en-US"/>
        </w:rPr>
      </w:pPr>
    </w:p>
    <w:p w14:paraId="491A4891" w14:textId="77777777" w:rsidR="00B172D6" w:rsidRDefault="00B172D6" w:rsidP="00B172D6">
      <w:pPr>
        <w:jc w:val="center"/>
        <w:rPr>
          <w:rFonts w:ascii="Arial Narrow" w:hAnsi="Arial Narrow"/>
          <w:b/>
          <w:bCs/>
          <w:szCs w:val="24"/>
          <w:lang w:val="en-US"/>
        </w:rPr>
      </w:pPr>
    </w:p>
    <w:p w14:paraId="571CC3B5" w14:textId="77777777" w:rsidR="00B172D6" w:rsidRDefault="00B172D6" w:rsidP="00B172D6">
      <w:pPr>
        <w:rPr>
          <w:b/>
          <w:bCs/>
          <w:sz w:val="28"/>
          <w:szCs w:val="28"/>
          <w:u w:val="single"/>
        </w:rPr>
      </w:pPr>
    </w:p>
    <w:p w14:paraId="058CDCCF" w14:textId="77777777" w:rsidR="00B172D6" w:rsidRPr="000B0549" w:rsidRDefault="00B172D6" w:rsidP="00B172D6">
      <w:pPr>
        <w:jc w:val="center"/>
        <w:rPr>
          <w:b/>
          <w:bCs/>
          <w:sz w:val="22"/>
          <w:szCs w:val="22"/>
          <w:u w:val="single"/>
        </w:rPr>
      </w:pPr>
      <w:r w:rsidRPr="000B0549">
        <w:rPr>
          <w:b/>
          <w:bCs/>
          <w:sz w:val="22"/>
          <w:szCs w:val="22"/>
          <w:u w:val="single"/>
        </w:rPr>
        <w:t>Declaration on the use of Generative AI tools for assignments</w:t>
      </w:r>
    </w:p>
    <w:p w14:paraId="07FFB3D0" w14:textId="77777777" w:rsidR="00B172D6" w:rsidRPr="000B0549" w:rsidRDefault="00B172D6" w:rsidP="00B172D6">
      <w:pPr>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B172D6" w:rsidRPr="000B0549" w14:paraId="406B8D56" w14:textId="77777777" w:rsidTr="008C4D9D">
        <w:tc>
          <w:tcPr>
            <w:tcW w:w="8529" w:type="dxa"/>
          </w:tcPr>
          <w:p w14:paraId="77A1F865" w14:textId="77777777" w:rsidR="00B172D6" w:rsidRPr="000B0549" w:rsidRDefault="00B172D6" w:rsidP="008C4D9D">
            <w:pPr>
              <w:tabs>
                <w:tab w:val="left" w:pos="360"/>
              </w:tabs>
              <w:jc w:val="both"/>
              <w:rPr>
                <w:sz w:val="22"/>
                <w:szCs w:val="22"/>
              </w:rPr>
            </w:pPr>
          </w:p>
          <w:p w14:paraId="1BC31F9F" w14:textId="77777777" w:rsidR="00B172D6" w:rsidRPr="00B467CB" w:rsidRDefault="00B172D6" w:rsidP="008C4D9D">
            <w:pPr>
              <w:tabs>
                <w:tab w:val="left" w:pos="360"/>
              </w:tabs>
              <w:jc w:val="both"/>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27A0E404" w14:textId="77777777" w:rsidR="00B172D6" w:rsidRPr="00B467CB" w:rsidRDefault="00B172D6" w:rsidP="008C4D9D">
            <w:pPr>
              <w:tabs>
                <w:tab w:val="left" w:pos="360"/>
              </w:tabs>
              <w:jc w:val="both"/>
              <w:rPr>
                <w:szCs w:val="24"/>
              </w:rPr>
            </w:pPr>
          </w:p>
          <w:p w14:paraId="62582B58" w14:textId="77777777" w:rsidR="00B172D6" w:rsidRDefault="00B172D6" w:rsidP="008C4D9D">
            <w:pPr>
              <w:tabs>
                <w:tab w:val="left" w:pos="360"/>
              </w:tabs>
              <w:jc w:val="both"/>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6B83AA27" w14:textId="77777777" w:rsidR="00B172D6" w:rsidRDefault="00B172D6" w:rsidP="008C4D9D">
            <w:pPr>
              <w:tabs>
                <w:tab w:val="left" w:pos="360"/>
              </w:tabs>
              <w:jc w:val="both"/>
              <w:rPr>
                <w:b/>
                <w:bCs/>
                <w:szCs w:val="24"/>
              </w:rPr>
            </w:pPr>
          </w:p>
          <w:p w14:paraId="35239C8B" w14:textId="77777777" w:rsidR="00B172D6" w:rsidRDefault="00B172D6" w:rsidP="008C4D9D">
            <w:pPr>
              <w:tabs>
                <w:tab w:val="left" w:pos="360"/>
              </w:tabs>
              <w:jc w:val="both"/>
              <w:rPr>
                <w:b/>
                <w:bCs/>
                <w:szCs w:val="24"/>
              </w:rPr>
            </w:pPr>
            <w:r>
              <w:rPr>
                <w:b/>
                <w:bCs/>
                <w:szCs w:val="24"/>
              </w:rPr>
              <w:t>Please refer to this PDF on “</w:t>
            </w:r>
            <w:r w:rsidRPr="00320EE7">
              <w:rPr>
                <w:b/>
                <w:bCs/>
                <w:szCs w:val="24"/>
              </w:rPr>
              <w:t>How to share the conversations made with ChatGPT?</w:t>
            </w:r>
            <w:r>
              <w:rPr>
                <w:b/>
                <w:bCs/>
                <w:szCs w:val="24"/>
              </w:rPr>
              <w:t>”</w:t>
            </w:r>
          </w:p>
          <w:p w14:paraId="32395C6F" w14:textId="5053F06D" w:rsidR="00B172D6" w:rsidRPr="00B467CB" w:rsidRDefault="00B172D6" w:rsidP="008C4D9D">
            <w:pPr>
              <w:tabs>
                <w:tab w:val="left" w:pos="360"/>
              </w:tabs>
              <w:jc w:val="both"/>
              <w:rPr>
                <w:b/>
                <w:bCs/>
                <w:sz w:val="36"/>
              </w:rPr>
            </w:pPr>
          </w:p>
          <w:p w14:paraId="5D9BE34B" w14:textId="77777777" w:rsidR="00B172D6" w:rsidRPr="000B0549" w:rsidRDefault="00B172D6" w:rsidP="008C4D9D">
            <w:pPr>
              <w:rPr>
                <w:b/>
                <w:bCs/>
                <w:sz w:val="22"/>
                <w:szCs w:val="22"/>
              </w:rPr>
            </w:pPr>
          </w:p>
        </w:tc>
      </w:tr>
      <w:tr w:rsidR="00B172D6" w:rsidRPr="000B0549" w14:paraId="5207EE1E" w14:textId="77777777" w:rsidTr="008C4D9D">
        <w:tc>
          <w:tcPr>
            <w:tcW w:w="8529" w:type="dxa"/>
          </w:tcPr>
          <w:p w14:paraId="7919F4F4" w14:textId="77777777" w:rsidR="00B172D6" w:rsidRPr="000B0549" w:rsidRDefault="00B172D6" w:rsidP="008C4D9D">
            <w:pPr>
              <w:rPr>
                <w:b/>
                <w:bCs/>
                <w:sz w:val="22"/>
                <w:szCs w:val="22"/>
              </w:rPr>
            </w:pPr>
          </w:p>
          <w:p w14:paraId="73D7373D" w14:textId="77777777" w:rsidR="00B172D6" w:rsidRPr="000B0549" w:rsidRDefault="00B172D6" w:rsidP="008C4D9D">
            <w:pPr>
              <w:rPr>
                <w:b/>
                <w:bCs/>
                <w:sz w:val="22"/>
                <w:szCs w:val="22"/>
              </w:rPr>
            </w:pPr>
          </w:p>
          <w:p w14:paraId="226F1014" w14:textId="77777777" w:rsidR="00B172D6" w:rsidRPr="000B0549" w:rsidRDefault="00B172D6" w:rsidP="008C4D9D">
            <w:pPr>
              <w:rPr>
                <w:b/>
                <w:bCs/>
                <w:sz w:val="22"/>
                <w:szCs w:val="22"/>
              </w:rPr>
            </w:pPr>
          </w:p>
          <w:p w14:paraId="19C89EEB" w14:textId="652F20D6" w:rsidR="00B172D6" w:rsidRDefault="00267047" w:rsidP="008C4D9D">
            <w:pPr>
              <w:rPr>
                <w:b/>
                <w:bCs/>
                <w:sz w:val="22"/>
                <w:szCs w:val="22"/>
              </w:rPr>
            </w:pPr>
            <w:r>
              <w:rPr>
                <w:b/>
                <w:bCs/>
                <w:sz w:val="22"/>
                <w:szCs w:val="22"/>
              </w:rPr>
              <w:t xml:space="preserve">I used ChatGPT </w:t>
            </w:r>
            <w:proofErr w:type="gramStart"/>
            <w:r>
              <w:rPr>
                <w:b/>
                <w:bCs/>
                <w:sz w:val="22"/>
                <w:szCs w:val="22"/>
              </w:rPr>
              <w:t>in order to</w:t>
            </w:r>
            <w:proofErr w:type="gramEnd"/>
            <w:r>
              <w:rPr>
                <w:b/>
                <w:bCs/>
                <w:sz w:val="22"/>
                <w:szCs w:val="22"/>
              </w:rPr>
              <w:t xml:space="preserve"> learn</w:t>
            </w:r>
            <w:r w:rsidR="00A90145">
              <w:rPr>
                <w:b/>
                <w:bCs/>
                <w:sz w:val="22"/>
                <w:szCs w:val="22"/>
              </w:rPr>
              <w:t xml:space="preserve"> certain HTML and CSS elements</w:t>
            </w:r>
            <w:r w:rsidR="00EB35BD">
              <w:rPr>
                <w:b/>
                <w:bCs/>
                <w:sz w:val="22"/>
                <w:szCs w:val="22"/>
              </w:rPr>
              <w:t xml:space="preserve"> as well as troubleshoot certain bugs</w:t>
            </w:r>
            <w:r w:rsidR="00A90145">
              <w:rPr>
                <w:b/>
                <w:bCs/>
                <w:sz w:val="22"/>
                <w:szCs w:val="22"/>
              </w:rPr>
              <w:t xml:space="preserve">. I did not copy from ChatGPT but just learned how to use certain elements such as </w:t>
            </w:r>
            <w:r w:rsidR="00D607A3">
              <w:rPr>
                <w:b/>
                <w:bCs/>
                <w:sz w:val="22"/>
                <w:szCs w:val="22"/>
              </w:rPr>
              <w:t xml:space="preserve">&lt;form&gt; and in CSS </w:t>
            </w:r>
            <w:proofErr w:type="spellStart"/>
            <w:proofErr w:type="gramStart"/>
            <w:r w:rsidR="00D607A3">
              <w:rPr>
                <w:b/>
                <w:bCs/>
                <w:sz w:val="22"/>
                <w:szCs w:val="22"/>
              </w:rPr>
              <w:t>display:flex</w:t>
            </w:r>
            <w:proofErr w:type="spellEnd"/>
            <w:proofErr w:type="gramEnd"/>
            <w:r w:rsidR="005C1A0C">
              <w:rPr>
                <w:b/>
                <w:bCs/>
                <w:sz w:val="22"/>
                <w:szCs w:val="22"/>
              </w:rPr>
              <w:t>.</w:t>
            </w:r>
          </w:p>
          <w:p w14:paraId="16804F70" w14:textId="77777777" w:rsidR="001368E4" w:rsidRDefault="001368E4" w:rsidP="008C4D9D">
            <w:pPr>
              <w:rPr>
                <w:b/>
                <w:bCs/>
                <w:sz w:val="22"/>
                <w:szCs w:val="22"/>
              </w:rPr>
            </w:pPr>
          </w:p>
          <w:p w14:paraId="2D1F5A77" w14:textId="29CD2E99" w:rsidR="001368E4" w:rsidRDefault="001368E4" w:rsidP="008C4D9D">
            <w:pPr>
              <w:rPr>
                <w:b/>
                <w:bCs/>
                <w:sz w:val="22"/>
                <w:szCs w:val="22"/>
              </w:rPr>
            </w:pPr>
            <w:hyperlink r:id="rId12" w:history="1">
              <w:r w:rsidRPr="001368E4">
                <w:rPr>
                  <w:rStyle w:val="Hyperlink"/>
                  <w:b/>
                  <w:bCs/>
                  <w:sz w:val="22"/>
                  <w:szCs w:val="22"/>
                </w:rPr>
                <w:t>https://chatgpt.com/share/69343f05-e194-800e-95af-f49418b3dd79</w:t>
              </w:r>
            </w:hyperlink>
          </w:p>
          <w:p w14:paraId="77D7B1E7" w14:textId="77777777" w:rsidR="00D607A3" w:rsidRDefault="00D607A3" w:rsidP="008C4D9D">
            <w:pPr>
              <w:rPr>
                <w:b/>
                <w:bCs/>
                <w:sz w:val="22"/>
                <w:szCs w:val="22"/>
              </w:rPr>
            </w:pPr>
          </w:p>
          <w:p w14:paraId="6D56CBCC" w14:textId="77777777" w:rsidR="00B172D6" w:rsidRPr="000B0549" w:rsidRDefault="00B172D6" w:rsidP="008C4D9D">
            <w:pPr>
              <w:rPr>
                <w:b/>
                <w:bCs/>
                <w:sz w:val="22"/>
                <w:szCs w:val="22"/>
              </w:rPr>
            </w:pPr>
          </w:p>
          <w:p w14:paraId="35D546BF" w14:textId="77777777" w:rsidR="00B172D6" w:rsidRPr="000B0549" w:rsidRDefault="00B172D6" w:rsidP="008C4D9D">
            <w:pPr>
              <w:rPr>
                <w:b/>
                <w:bCs/>
                <w:sz w:val="22"/>
                <w:szCs w:val="22"/>
              </w:rPr>
            </w:pPr>
          </w:p>
        </w:tc>
      </w:tr>
      <w:tr w:rsidR="00B172D6" w:rsidRPr="000B0549" w14:paraId="5AA8B54D" w14:textId="77777777" w:rsidTr="008C4D9D">
        <w:tc>
          <w:tcPr>
            <w:tcW w:w="8529" w:type="dxa"/>
          </w:tcPr>
          <w:p w14:paraId="1546E1D9" w14:textId="77777777" w:rsidR="00B172D6" w:rsidRPr="00B467CB" w:rsidRDefault="00B172D6" w:rsidP="008C4D9D">
            <w:pPr>
              <w:rPr>
                <w:szCs w:val="24"/>
                <w:u w:val="single"/>
              </w:rPr>
            </w:pPr>
            <w:r w:rsidRPr="00B467CB">
              <w:rPr>
                <w:szCs w:val="24"/>
                <w:u w:val="single"/>
              </w:rPr>
              <w:t xml:space="preserve">How do you </w:t>
            </w:r>
            <w:r>
              <w:rPr>
                <w:szCs w:val="24"/>
                <w:u w:val="single"/>
              </w:rPr>
              <w:t>indicate the reference?</w:t>
            </w:r>
          </w:p>
          <w:p w14:paraId="5B52F95A" w14:textId="77777777" w:rsidR="00B172D6" w:rsidRPr="00884A6D" w:rsidRDefault="00B172D6" w:rsidP="008C4D9D">
            <w:pPr>
              <w:shd w:val="clear" w:color="auto" w:fill="FFFFFF"/>
              <w:spacing w:after="150"/>
              <w:jc w:val="both"/>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1934E264" w14:textId="77777777" w:rsidR="00B172D6" w:rsidRPr="00884A6D" w:rsidRDefault="00B172D6" w:rsidP="008C4D9D">
            <w:pPr>
              <w:tabs>
                <w:tab w:val="left" w:pos="360"/>
              </w:tabs>
              <w:jc w:val="both"/>
              <w:rPr>
                <w:szCs w:val="24"/>
              </w:rPr>
            </w:pPr>
            <w:r w:rsidRPr="00884A6D">
              <w:rPr>
                <w:szCs w:val="24"/>
                <w:lang w:val="en-US"/>
              </w:rPr>
              <w:t>According to the official APA Style site, ChatGPT references should be cited as:</w:t>
            </w:r>
          </w:p>
          <w:p w14:paraId="1CDDD100" w14:textId="77777777" w:rsidR="00B172D6" w:rsidRPr="00884A6D" w:rsidRDefault="00B172D6" w:rsidP="008C4D9D">
            <w:pPr>
              <w:jc w:val="both"/>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04A7A919" w14:textId="77777777" w:rsidR="00B172D6" w:rsidRDefault="00B172D6" w:rsidP="008C4D9D">
            <w:pPr>
              <w:jc w:val="both"/>
              <w:rPr>
                <w:szCs w:val="24"/>
              </w:rPr>
            </w:pPr>
            <w:r w:rsidRPr="00884A6D">
              <w:rPr>
                <w:szCs w:val="24"/>
              </w:rPr>
              <w:t xml:space="preserve">                    </w:t>
            </w:r>
            <w:hyperlink r:id="rId13" w:history="1">
              <w:r w:rsidRPr="00DC4D28">
                <w:rPr>
                  <w:rStyle w:val="Hyperlink"/>
                  <w:rFonts w:eastAsiaTheme="majorEastAsia"/>
                  <w:szCs w:val="24"/>
                </w:rPr>
                <w:t>https://chat.openai.com/chat</w:t>
              </w:r>
            </w:hyperlink>
          </w:p>
          <w:p w14:paraId="2F0ECB1F" w14:textId="77777777" w:rsidR="00B172D6" w:rsidRDefault="00B172D6" w:rsidP="008C4D9D">
            <w:pPr>
              <w:tabs>
                <w:tab w:val="left" w:pos="360"/>
              </w:tabs>
              <w:jc w:val="both"/>
              <w:rPr>
                <w:szCs w:val="24"/>
                <w:lang w:val="en-US"/>
              </w:rPr>
            </w:pPr>
          </w:p>
          <w:p w14:paraId="65933016" w14:textId="77777777" w:rsidR="00B172D6" w:rsidRPr="000B0549" w:rsidRDefault="00B172D6" w:rsidP="008C4D9D">
            <w:pPr>
              <w:tabs>
                <w:tab w:val="left" w:pos="360"/>
              </w:tabs>
              <w:jc w:val="both"/>
              <w:rPr>
                <w:sz w:val="22"/>
                <w:szCs w:val="22"/>
                <w:lang w:val="en-US"/>
              </w:rPr>
            </w:pPr>
            <w:r>
              <w:rPr>
                <w:szCs w:val="24"/>
                <w:lang w:val="en-US"/>
              </w:rPr>
              <w:t xml:space="preserve">Note: The information in parentheses refers to the update or revision date of the model used. Refer to the release notes in the ChatGPT application. </w:t>
            </w:r>
          </w:p>
        </w:tc>
      </w:tr>
    </w:tbl>
    <w:p w14:paraId="01BAFB13" w14:textId="4BE84305" w:rsidR="00B172D6" w:rsidRDefault="00B172D6" w:rsidP="00B172D6">
      <w:pPr>
        <w:tabs>
          <w:tab w:val="left" w:pos="360"/>
        </w:tabs>
        <w:jc w:val="both"/>
        <w:rPr>
          <w:b/>
          <w:bCs/>
          <w:szCs w:val="22"/>
        </w:rPr>
      </w:pPr>
    </w:p>
    <w:p w14:paraId="28600723" w14:textId="77777777" w:rsidR="00B172D6" w:rsidRDefault="00B172D6">
      <w:pPr>
        <w:spacing w:after="160" w:line="259" w:lineRule="auto"/>
        <w:rPr>
          <w:b/>
          <w:bCs/>
          <w:szCs w:val="22"/>
        </w:rPr>
      </w:pPr>
      <w:r>
        <w:rPr>
          <w:b/>
          <w:bCs/>
          <w:szCs w:val="22"/>
        </w:rPr>
        <w:br w:type="page"/>
      </w:r>
    </w:p>
    <w:p w14:paraId="6EE46AF6" w14:textId="77777777" w:rsidR="00B172D6" w:rsidRDefault="00B172D6" w:rsidP="00B172D6">
      <w:pPr>
        <w:tabs>
          <w:tab w:val="left" w:pos="360"/>
        </w:tabs>
        <w:jc w:val="both"/>
        <w:rPr>
          <w:b/>
          <w:bCs/>
          <w:sz w:val="22"/>
          <w:szCs w:val="22"/>
        </w:rPr>
      </w:pPr>
    </w:p>
    <w:p w14:paraId="7D3EA652" w14:textId="77777777" w:rsidR="00B172D6" w:rsidRPr="000B0549" w:rsidRDefault="00B172D6" w:rsidP="00B172D6">
      <w:pPr>
        <w:tabs>
          <w:tab w:val="left" w:pos="360"/>
        </w:tabs>
        <w:jc w:val="both"/>
        <w:rPr>
          <w:b/>
          <w:bCs/>
          <w:sz w:val="22"/>
          <w:szCs w:val="22"/>
        </w:rPr>
      </w:pPr>
      <w:r w:rsidRPr="000B0549">
        <w:rPr>
          <w:b/>
          <w:bCs/>
          <w:sz w:val="22"/>
          <w:szCs w:val="22"/>
        </w:rPr>
        <w:t>Important Note:</w:t>
      </w:r>
    </w:p>
    <w:p w14:paraId="677F8E40" w14:textId="77777777" w:rsidR="00B172D6" w:rsidRPr="000B0549" w:rsidRDefault="00B172D6" w:rsidP="00B172D6">
      <w:pPr>
        <w:tabs>
          <w:tab w:val="left" w:pos="360"/>
        </w:tabs>
        <w:jc w:val="both"/>
        <w:rPr>
          <w:b/>
          <w:bCs/>
          <w:sz w:val="22"/>
          <w:szCs w:val="22"/>
        </w:rPr>
      </w:pPr>
    </w:p>
    <w:p w14:paraId="238124C3"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copy answers produced by the AI tool in totality as it is considered as plagiarism.  </w:t>
      </w:r>
    </w:p>
    <w:p w14:paraId="2C6C1BD1" w14:textId="77777777" w:rsidR="00B172D6" w:rsidRPr="000B0549" w:rsidRDefault="00B172D6" w:rsidP="00B172D6">
      <w:pPr>
        <w:tabs>
          <w:tab w:val="left" w:pos="360"/>
        </w:tabs>
        <w:ind w:left="360"/>
        <w:jc w:val="both"/>
        <w:rPr>
          <w:sz w:val="22"/>
          <w:szCs w:val="22"/>
        </w:rPr>
      </w:pPr>
    </w:p>
    <w:p w14:paraId="4A73E5A2"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rely on any information produced by the AI tool blindly. You should always verify the answer with other sources. Do not assume that these answers provided by the AI tool are correct.  </w:t>
      </w:r>
    </w:p>
    <w:p w14:paraId="5B3D6758" w14:textId="77777777" w:rsidR="00B172D6" w:rsidRPr="000B0549" w:rsidRDefault="00B172D6" w:rsidP="00B172D6">
      <w:pPr>
        <w:pStyle w:val="ListParagraph"/>
        <w:rPr>
          <w:sz w:val="22"/>
          <w:szCs w:val="22"/>
        </w:rPr>
      </w:pPr>
    </w:p>
    <w:p w14:paraId="4A3D3CCF" w14:textId="7CCD0BE1" w:rsidR="00B172D6" w:rsidRDefault="00B172D6" w:rsidP="00B172D6">
      <w:pPr>
        <w:numPr>
          <w:ilvl w:val="0"/>
          <w:numId w:val="1"/>
        </w:numPr>
        <w:tabs>
          <w:tab w:val="left" w:pos="360"/>
        </w:tabs>
        <w:ind w:left="360"/>
        <w:jc w:val="both"/>
        <w:rPr>
          <w:b/>
          <w:bCs/>
          <w:sz w:val="22"/>
          <w:szCs w:val="22"/>
          <w:lang w:val="en-US"/>
        </w:rPr>
      </w:pPr>
      <w:r w:rsidRPr="000B0549">
        <w:rPr>
          <w:sz w:val="22"/>
          <w:szCs w:val="22"/>
        </w:rPr>
        <w:t xml:space="preserve">To achieve quality outputs from the AI tool, you should provide good prompt that is clear and specific. Be precise and provide context.  Avoid asking open-ended questions. </w:t>
      </w:r>
    </w:p>
    <w:p w14:paraId="5D042245" w14:textId="77777777" w:rsidR="00B172D6" w:rsidRDefault="00B172D6" w:rsidP="00B172D6">
      <w:pPr>
        <w:pStyle w:val="ListParagraph"/>
        <w:rPr>
          <w:b/>
          <w:bCs/>
          <w:sz w:val="22"/>
          <w:szCs w:val="22"/>
          <w:lang w:val="en-US"/>
        </w:rPr>
      </w:pPr>
    </w:p>
    <w:p w14:paraId="7A6DAFF4" w14:textId="77777777" w:rsidR="00B172D6" w:rsidRDefault="00B172D6" w:rsidP="00B172D6">
      <w:pPr>
        <w:tabs>
          <w:tab w:val="left" w:pos="360"/>
        </w:tabs>
        <w:jc w:val="both"/>
        <w:rPr>
          <w:b/>
          <w:bCs/>
          <w:sz w:val="22"/>
          <w:szCs w:val="22"/>
          <w:lang w:val="en-US"/>
        </w:rPr>
      </w:pPr>
    </w:p>
    <w:p w14:paraId="56F23981" w14:textId="77777777" w:rsidR="00B172D6" w:rsidRDefault="00B172D6" w:rsidP="00B172D6">
      <w:pPr>
        <w:tabs>
          <w:tab w:val="left" w:pos="360"/>
        </w:tabs>
        <w:jc w:val="both"/>
        <w:rPr>
          <w:b/>
          <w:bCs/>
          <w:sz w:val="22"/>
          <w:szCs w:val="22"/>
          <w:lang w:val="en-US"/>
        </w:rPr>
      </w:pPr>
    </w:p>
    <w:p w14:paraId="08BB454D" w14:textId="1814016F" w:rsidR="00B172D6" w:rsidRDefault="00B172D6">
      <w:pPr>
        <w:spacing w:after="160" w:line="259" w:lineRule="auto"/>
        <w:rPr>
          <w:b/>
          <w:bCs/>
          <w:sz w:val="22"/>
          <w:szCs w:val="22"/>
          <w:lang w:val="en-US"/>
        </w:rPr>
      </w:pPr>
      <w:r>
        <w:rPr>
          <w:b/>
          <w:bCs/>
          <w:sz w:val="22"/>
          <w:szCs w:val="22"/>
          <w:lang w:val="en-US"/>
        </w:rPr>
        <w:br w:type="page"/>
      </w:r>
    </w:p>
    <w:p w14:paraId="25085709" w14:textId="687E38CF" w:rsidR="00B172D6" w:rsidRPr="00DC41D0" w:rsidRDefault="00871FE4" w:rsidP="00DC41D0">
      <w:pPr>
        <w:pStyle w:val="Heading1"/>
      </w:pPr>
      <w:bookmarkStart w:id="2" w:name="_Toc179731370"/>
      <w:r w:rsidRPr="00871FE4">
        <w:lastRenderedPageBreak/>
        <w:t>DBAV Part 1: Database Design</w:t>
      </w:r>
      <w:r>
        <w:t xml:space="preserve"> (45%)</w:t>
      </w:r>
      <w:bookmarkEnd w:id="2"/>
    </w:p>
    <w:p w14:paraId="046A0CA2" w14:textId="6EACED79" w:rsidR="00B172D6" w:rsidRPr="006875A9" w:rsidRDefault="00B172D6" w:rsidP="006875A9">
      <w:pPr>
        <w:pStyle w:val="Heading2"/>
      </w:pPr>
      <w:bookmarkStart w:id="3" w:name="_Toc156165232"/>
      <w:bookmarkStart w:id="4" w:name="_Toc179731371"/>
      <w:r>
        <w:t xml:space="preserve">Section A: </w:t>
      </w:r>
      <w:bookmarkEnd w:id="3"/>
      <w:r>
        <w:t>Website Proposal</w:t>
      </w:r>
      <w:r w:rsidR="000A13AE">
        <w:t xml:space="preserve"> (</w:t>
      </w:r>
      <w:r w:rsidR="000A1AAB">
        <w:t>5</w:t>
      </w:r>
      <w:r w:rsidR="000A13AE">
        <w:t>%)</w:t>
      </w:r>
      <w:bookmarkEnd w:id="4"/>
    </w:p>
    <w:p w14:paraId="489F19D6" w14:textId="14773A2C" w:rsidR="00B172D6" w:rsidRPr="001F7745" w:rsidRDefault="00B81302" w:rsidP="00B172D6">
      <w:pPr>
        <w:tabs>
          <w:tab w:val="left" w:pos="360"/>
        </w:tabs>
        <w:jc w:val="both"/>
        <w:rPr>
          <w:rFonts w:ascii="Palatino Linotype" w:eastAsia="SimSun" w:hAnsi="Palatino Linotype" w:cs="Times New Roman"/>
          <w:szCs w:val="24"/>
          <w:lang w:val="en-US" w:eastAsia="zh-CN"/>
        </w:rPr>
      </w:pPr>
      <w:r w:rsidRPr="001F7745">
        <w:rPr>
          <w:rFonts w:ascii="Palatino Linotype" w:eastAsia="SimSun" w:hAnsi="Palatino Linotype" w:cs="Times New Roman"/>
          <w:szCs w:val="24"/>
          <w:lang w:val="en-US" w:eastAsia="zh-CN"/>
        </w:rPr>
        <w:t>Ensure that your website proposal covers the following points:</w:t>
      </w:r>
    </w:p>
    <w:p w14:paraId="0A0F6CE3" w14:textId="77777777" w:rsidR="00B81302" w:rsidRDefault="00B81302" w:rsidP="00B172D6">
      <w:pPr>
        <w:tabs>
          <w:tab w:val="left" w:pos="360"/>
        </w:tabs>
        <w:jc w:val="both"/>
        <w:rPr>
          <w:rFonts w:ascii="Times New Roman" w:eastAsia="SimSun" w:hAnsi="Times New Roman" w:cs="Times New Roman"/>
          <w:szCs w:val="24"/>
          <w:lang w:val="en-SG" w:eastAsia="zh-CN"/>
        </w:rPr>
      </w:pPr>
    </w:p>
    <w:tbl>
      <w:tblPr>
        <w:tblStyle w:val="TableGrid"/>
        <w:tblW w:w="0" w:type="auto"/>
        <w:tblLook w:val="04A0" w:firstRow="1" w:lastRow="0" w:firstColumn="1" w:lastColumn="0" w:noHBand="0" w:noVBand="1"/>
      </w:tblPr>
      <w:tblGrid>
        <w:gridCol w:w="1243"/>
        <w:gridCol w:w="7774"/>
      </w:tblGrid>
      <w:tr w:rsidR="00B81302" w14:paraId="2D4601F9" w14:textId="77777777" w:rsidTr="00B81302">
        <w:tc>
          <w:tcPr>
            <w:tcW w:w="2155" w:type="dxa"/>
          </w:tcPr>
          <w:p w14:paraId="32D6B08B" w14:textId="75D4FD03"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Proposed online website idea</w:t>
            </w:r>
          </w:p>
        </w:tc>
        <w:tc>
          <w:tcPr>
            <w:tcW w:w="6862" w:type="dxa"/>
          </w:tcPr>
          <w:p w14:paraId="3B1F3AEE" w14:textId="77777777" w:rsidR="00B81302" w:rsidRDefault="00942BFD" w:rsidP="008E7B43">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Proposed Website w</w:t>
            </w:r>
            <w:r w:rsidR="00002C7E">
              <w:rPr>
                <w:rFonts w:ascii="Times New Roman" w:eastAsia="SimSun" w:hAnsi="Times New Roman" w:cs="Times New Roman"/>
                <w:szCs w:val="24"/>
                <w:lang w:val="en-SG" w:eastAsia="zh-CN"/>
              </w:rPr>
              <w:t>ould</w:t>
            </w:r>
            <w:r>
              <w:rPr>
                <w:rFonts w:ascii="Times New Roman" w:eastAsia="SimSun" w:hAnsi="Times New Roman" w:cs="Times New Roman"/>
                <w:szCs w:val="24"/>
                <w:lang w:val="en-SG" w:eastAsia="zh-CN"/>
              </w:rPr>
              <w:t xml:space="preserve"> be called</w:t>
            </w:r>
            <w:r w:rsidR="009E695E">
              <w:rPr>
                <w:rFonts w:ascii="Times New Roman" w:eastAsia="SimSun" w:hAnsi="Times New Roman" w:cs="Times New Roman"/>
                <w:szCs w:val="24"/>
                <w:lang w:val="en-SG" w:eastAsia="zh-CN"/>
              </w:rPr>
              <w:t xml:space="preserve"> ByteBite</w:t>
            </w:r>
          </w:p>
          <w:p w14:paraId="2A9B856E" w14:textId="77777777" w:rsidR="00002C7E" w:rsidRDefault="00002C7E" w:rsidP="008E7B43">
            <w:pPr>
              <w:tabs>
                <w:tab w:val="left" w:pos="360"/>
              </w:tabs>
              <w:rPr>
                <w:rFonts w:ascii="Times New Roman" w:eastAsia="SimSun" w:hAnsi="Times New Roman" w:cs="Times New Roman"/>
                <w:szCs w:val="24"/>
                <w:lang w:val="en-SG" w:eastAsia="zh-CN"/>
              </w:rPr>
            </w:pPr>
          </w:p>
          <w:p w14:paraId="4D2B95C2" w14:textId="1030D0A5" w:rsidR="00002C7E" w:rsidRDefault="00002C7E" w:rsidP="008E7B43">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The proposed website ByteBite, is </w:t>
            </w:r>
            <w:proofErr w:type="spellStart"/>
            <w:proofErr w:type="gramStart"/>
            <w:r>
              <w:rPr>
                <w:rFonts w:ascii="Times New Roman" w:eastAsia="SimSun" w:hAnsi="Times New Roman" w:cs="Times New Roman"/>
                <w:szCs w:val="24"/>
                <w:lang w:val="en-SG" w:eastAsia="zh-CN"/>
              </w:rPr>
              <w:t>a</w:t>
            </w:r>
            <w:proofErr w:type="spellEnd"/>
            <w:proofErr w:type="gramEnd"/>
            <w:r>
              <w:rPr>
                <w:rFonts w:ascii="Times New Roman" w:eastAsia="SimSun" w:hAnsi="Times New Roman" w:cs="Times New Roman"/>
                <w:szCs w:val="24"/>
                <w:lang w:val="en-SG" w:eastAsia="zh-CN"/>
              </w:rPr>
              <w:t xml:space="preserve"> online food-ordering </w:t>
            </w:r>
            <w:r w:rsidR="00EA288A">
              <w:rPr>
                <w:rFonts w:ascii="Times New Roman" w:eastAsia="SimSun" w:hAnsi="Times New Roman" w:cs="Times New Roman"/>
                <w:szCs w:val="24"/>
                <w:lang w:val="en-SG" w:eastAsia="zh-CN"/>
              </w:rPr>
              <w:t>platform</w:t>
            </w:r>
            <w:r w:rsidR="00D06BA7">
              <w:rPr>
                <w:rFonts w:ascii="Times New Roman" w:eastAsia="SimSun" w:hAnsi="Times New Roman" w:cs="Times New Roman"/>
                <w:szCs w:val="24"/>
                <w:lang w:val="en-SG" w:eastAsia="zh-CN"/>
              </w:rPr>
              <w:t xml:space="preserve"> designed specifically for Flavours, the canteen located </w:t>
            </w:r>
            <w:r w:rsidR="008E308C">
              <w:rPr>
                <w:rFonts w:ascii="Times New Roman" w:eastAsia="SimSun" w:hAnsi="Times New Roman" w:cs="Times New Roman"/>
                <w:szCs w:val="24"/>
                <w:lang w:val="en-SG" w:eastAsia="zh-CN"/>
              </w:rPr>
              <w:t>within Temasek Polytechnic</w:t>
            </w:r>
            <w:r w:rsidR="008C3089">
              <w:rPr>
                <w:rFonts w:ascii="Times New Roman" w:eastAsia="SimSun" w:hAnsi="Times New Roman" w:cs="Times New Roman"/>
                <w:szCs w:val="24"/>
                <w:lang w:val="en-SG" w:eastAsia="zh-CN"/>
              </w:rPr>
              <w:t xml:space="preserve">’s School of Informatics and IT. ByteBite will allow students and staff to easily browse </w:t>
            </w:r>
            <w:r w:rsidR="002D1C78">
              <w:rPr>
                <w:rFonts w:ascii="Times New Roman" w:eastAsia="SimSun" w:hAnsi="Times New Roman" w:cs="Times New Roman"/>
                <w:szCs w:val="24"/>
                <w:lang w:val="en-SG" w:eastAsia="zh-CN"/>
              </w:rPr>
              <w:t xml:space="preserve">food options from all the stalls in Flavours and place orders for </w:t>
            </w:r>
            <w:r w:rsidR="005C3917">
              <w:rPr>
                <w:rFonts w:ascii="Times New Roman" w:eastAsia="SimSun" w:hAnsi="Times New Roman" w:cs="Times New Roman"/>
                <w:szCs w:val="24"/>
                <w:lang w:val="en-SG" w:eastAsia="zh-CN"/>
              </w:rPr>
              <w:t>self collection</w:t>
            </w:r>
            <w:r w:rsidR="002D1C78">
              <w:rPr>
                <w:rFonts w:ascii="Times New Roman" w:eastAsia="SimSun" w:hAnsi="Times New Roman" w:cs="Times New Roman"/>
                <w:szCs w:val="24"/>
                <w:lang w:val="en-SG" w:eastAsia="zh-CN"/>
              </w:rPr>
              <w:t>,</w:t>
            </w:r>
            <w:r w:rsidR="005922E1">
              <w:rPr>
                <w:rFonts w:ascii="Times New Roman" w:eastAsia="SimSun" w:hAnsi="Times New Roman" w:cs="Times New Roman"/>
                <w:szCs w:val="24"/>
                <w:lang w:val="en-SG" w:eastAsia="zh-CN"/>
              </w:rPr>
              <w:t xml:space="preserve"> while also enabling stall owners to manage the orders via their own interface/webpage.</w:t>
            </w:r>
          </w:p>
          <w:p w14:paraId="5EDC805E" w14:textId="77777777" w:rsidR="007442AE" w:rsidRDefault="007442AE" w:rsidP="008E7B43">
            <w:pPr>
              <w:tabs>
                <w:tab w:val="left" w:pos="360"/>
              </w:tabs>
              <w:rPr>
                <w:rFonts w:ascii="Times New Roman" w:eastAsia="SimSun" w:hAnsi="Times New Roman" w:cs="Times New Roman"/>
                <w:szCs w:val="24"/>
                <w:lang w:val="en-SG" w:eastAsia="zh-CN"/>
              </w:rPr>
            </w:pPr>
          </w:p>
          <w:p w14:paraId="0B0EFAB4" w14:textId="274613EC" w:rsidR="004279AE" w:rsidRDefault="007442AE" w:rsidP="008E7B43">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Main features of ByteBite will include</w:t>
            </w:r>
            <w:r w:rsidR="001D4E9B">
              <w:rPr>
                <w:rFonts w:ascii="Times New Roman" w:eastAsia="SimSun" w:hAnsi="Times New Roman" w:cs="Times New Roman"/>
                <w:szCs w:val="24"/>
                <w:lang w:val="en-SG" w:eastAsia="zh-CN"/>
              </w:rPr>
              <w:t>:</w:t>
            </w:r>
          </w:p>
          <w:p w14:paraId="624465ED" w14:textId="77777777" w:rsidR="001D4E9B" w:rsidRDefault="001D4E9B" w:rsidP="008E7B43">
            <w:pPr>
              <w:tabs>
                <w:tab w:val="left" w:pos="360"/>
              </w:tabs>
              <w:rPr>
                <w:rFonts w:ascii="Times New Roman" w:eastAsia="SimSun" w:hAnsi="Times New Roman" w:cs="Times New Roman"/>
                <w:szCs w:val="24"/>
                <w:lang w:val="en-SG" w:eastAsia="zh-CN"/>
              </w:rPr>
            </w:pPr>
          </w:p>
          <w:p w14:paraId="20863F93" w14:textId="1F93F9CD" w:rsidR="004279AE" w:rsidRDefault="001D4E9B" w:rsidP="008E7B43">
            <w:pPr>
              <w:pStyle w:val="ListParagraph"/>
              <w:numPr>
                <w:ilvl w:val="0"/>
                <w:numId w:val="5"/>
              </w:num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Menu viewing system which will display available dishes from all the </w:t>
            </w:r>
            <w:r w:rsidR="006742CF">
              <w:rPr>
                <w:rFonts w:ascii="Times New Roman" w:eastAsia="SimSun" w:hAnsi="Times New Roman" w:cs="Times New Roman"/>
                <w:szCs w:val="24"/>
                <w:lang w:val="en-SG" w:eastAsia="zh-CN"/>
              </w:rPr>
              <w:t>stalls</w:t>
            </w:r>
            <w:r w:rsidR="00C55681">
              <w:rPr>
                <w:rFonts w:ascii="Times New Roman" w:eastAsia="SimSun" w:hAnsi="Times New Roman" w:cs="Times New Roman"/>
                <w:szCs w:val="24"/>
                <w:lang w:val="en-SG" w:eastAsia="zh-CN"/>
              </w:rPr>
              <w:t>, along with</w:t>
            </w:r>
            <w:r w:rsidR="00BB1598">
              <w:rPr>
                <w:rFonts w:ascii="Times New Roman" w:eastAsia="SimSun" w:hAnsi="Times New Roman" w:cs="Times New Roman"/>
                <w:szCs w:val="24"/>
                <w:lang w:val="en-SG" w:eastAsia="zh-CN"/>
              </w:rPr>
              <w:t xml:space="preserve"> </w:t>
            </w:r>
            <w:r w:rsidR="00C55681">
              <w:rPr>
                <w:rFonts w:ascii="Times New Roman" w:eastAsia="SimSun" w:hAnsi="Times New Roman" w:cs="Times New Roman"/>
                <w:szCs w:val="24"/>
                <w:lang w:val="en-SG" w:eastAsia="zh-CN"/>
              </w:rPr>
              <w:t xml:space="preserve">details </w:t>
            </w:r>
            <w:r w:rsidR="00BB1598">
              <w:rPr>
                <w:rFonts w:ascii="Times New Roman" w:eastAsia="SimSun" w:hAnsi="Times New Roman" w:cs="Times New Roman"/>
                <w:szCs w:val="24"/>
                <w:lang w:val="en-SG" w:eastAsia="zh-CN"/>
              </w:rPr>
              <w:t xml:space="preserve">like </w:t>
            </w:r>
            <w:r w:rsidR="006742CF">
              <w:rPr>
                <w:rFonts w:ascii="Times New Roman" w:eastAsia="SimSun" w:hAnsi="Times New Roman" w:cs="Times New Roman"/>
                <w:szCs w:val="24"/>
                <w:lang w:val="en-SG" w:eastAsia="zh-CN"/>
              </w:rPr>
              <w:t>name, descriptions</w:t>
            </w:r>
            <w:r w:rsidR="00BB1598">
              <w:rPr>
                <w:rFonts w:ascii="Times New Roman" w:eastAsia="SimSun" w:hAnsi="Times New Roman" w:cs="Times New Roman"/>
                <w:szCs w:val="24"/>
                <w:lang w:val="en-SG" w:eastAsia="zh-CN"/>
              </w:rPr>
              <w:t xml:space="preserve"> and prices</w:t>
            </w:r>
            <w:r w:rsidR="00C55681">
              <w:rPr>
                <w:rFonts w:ascii="Times New Roman" w:eastAsia="SimSun" w:hAnsi="Times New Roman" w:cs="Times New Roman"/>
                <w:szCs w:val="24"/>
                <w:lang w:val="en-SG" w:eastAsia="zh-CN"/>
              </w:rPr>
              <w:t>.</w:t>
            </w:r>
          </w:p>
          <w:p w14:paraId="12AE24E2" w14:textId="77777777" w:rsidR="00041861" w:rsidRDefault="00041861" w:rsidP="00041861">
            <w:pPr>
              <w:pStyle w:val="ListParagraph"/>
              <w:tabs>
                <w:tab w:val="left" w:pos="360"/>
              </w:tabs>
              <w:rPr>
                <w:rFonts w:ascii="Times New Roman" w:eastAsia="SimSun" w:hAnsi="Times New Roman" w:cs="Times New Roman"/>
                <w:szCs w:val="24"/>
                <w:lang w:val="en-SG" w:eastAsia="zh-CN"/>
              </w:rPr>
            </w:pPr>
          </w:p>
          <w:p w14:paraId="5B97F440" w14:textId="59FE8FE5" w:rsidR="00041861" w:rsidRDefault="00AE0821" w:rsidP="008E7B43">
            <w:pPr>
              <w:pStyle w:val="ListParagraph"/>
              <w:numPr>
                <w:ilvl w:val="0"/>
                <w:numId w:val="5"/>
              </w:num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An order placement feature where users can </w:t>
            </w:r>
            <w:r w:rsidR="006651D6">
              <w:rPr>
                <w:rFonts w:ascii="Times New Roman" w:eastAsia="SimSun" w:hAnsi="Times New Roman" w:cs="Times New Roman"/>
                <w:szCs w:val="24"/>
                <w:lang w:val="en-SG" w:eastAsia="zh-CN"/>
              </w:rPr>
              <w:t>choose dishes they want to purchase, view the total cost and then place the order.</w:t>
            </w:r>
          </w:p>
          <w:p w14:paraId="476970EF" w14:textId="77777777" w:rsidR="002B3C24" w:rsidRPr="002B3C24" w:rsidRDefault="002B3C24" w:rsidP="002B3C24">
            <w:pPr>
              <w:pStyle w:val="ListParagraph"/>
              <w:rPr>
                <w:rFonts w:ascii="Times New Roman" w:eastAsia="SimSun" w:hAnsi="Times New Roman" w:cs="Times New Roman"/>
                <w:szCs w:val="24"/>
                <w:lang w:val="en-SG" w:eastAsia="zh-CN"/>
              </w:rPr>
            </w:pPr>
          </w:p>
          <w:p w14:paraId="0E69995C" w14:textId="7B20A4DB" w:rsidR="006651D6" w:rsidRDefault="002B3C24" w:rsidP="003C1804">
            <w:pPr>
              <w:pStyle w:val="ListParagraph"/>
              <w:numPr>
                <w:ilvl w:val="0"/>
                <w:numId w:val="5"/>
              </w:numPr>
              <w:tabs>
                <w:tab w:val="left" w:pos="360"/>
              </w:tabs>
              <w:rPr>
                <w:rFonts w:ascii="Times New Roman" w:eastAsia="SimSun" w:hAnsi="Times New Roman" w:cs="Times New Roman"/>
                <w:szCs w:val="24"/>
                <w:lang w:val="en-SG" w:eastAsia="zh-CN"/>
              </w:rPr>
            </w:pPr>
            <w:r w:rsidRPr="00091B4F">
              <w:rPr>
                <w:rFonts w:ascii="Times New Roman" w:eastAsia="SimSun" w:hAnsi="Times New Roman" w:cs="Times New Roman"/>
                <w:szCs w:val="24"/>
                <w:lang w:val="en-SG" w:eastAsia="zh-CN"/>
              </w:rPr>
              <w:t>A</w:t>
            </w:r>
            <w:r w:rsidR="009A04A6" w:rsidRPr="00091B4F">
              <w:rPr>
                <w:rFonts w:ascii="Times New Roman" w:eastAsia="SimSun" w:hAnsi="Times New Roman" w:cs="Times New Roman"/>
                <w:szCs w:val="24"/>
                <w:lang w:val="en-SG" w:eastAsia="zh-CN"/>
              </w:rPr>
              <w:t xml:space="preserve">n Order tracking </w:t>
            </w:r>
            <w:r w:rsidR="00E2179A" w:rsidRPr="00091B4F">
              <w:rPr>
                <w:rFonts w:ascii="Times New Roman" w:eastAsia="SimSun" w:hAnsi="Times New Roman" w:cs="Times New Roman"/>
                <w:szCs w:val="24"/>
                <w:lang w:val="en-SG" w:eastAsia="zh-CN"/>
              </w:rPr>
              <w:t xml:space="preserve">feature that </w:t>
            </w:r>
            <w:r w:rsidR="00091B4F">
              <w:rPr>
                <w:rFonts w:ascii="Times New Roman" w:eastAsia="SimSun" w:hAnsi="Times New Roman" w:cs="Times New Roman"/>
                <w:szCs w:val="24"/>
                <w:lang w:val="en-SG" w:eastAsia="zh-CN"/>
              </w:rPr>
              <w:t>allows users to check the status of their order and notifying them when it is ready for collection.</w:t>
            </w:r>
          </w:p>
          <w:p w14:paraId="694D5E60" w14:textId="77777777" w:rsidR="00091B4F" w:rsidRPr="00091B4F" w:rsidRDefault="00091B4F" w:rsidP="00091B4F">
            <w:pPr>
              <w:tabs>
                <w:tab w:val="left" w:pos="360"/>
              </w:tabs>
              <w:rPr>
                <w:rFonts w:ascii="Times New Roman" w:eastAsia="SimSun" w:hAnsi="Times New Roman" w:cs="Times New Roman"/>
                <w:szCs w:val="24"/>
                <w:lang w:val="en-SG" w:eastAsia="zh-CN"/>
              </w:rPr>
            </w:pPr>
          </w:p>
          <w:p w14:paraId="5C4DF260" w14:textId="77777777" w:rsidR="004E0967" w:rsidRPr="004E0967" w:rsidRDefault="004E0967" w:rsidP="004E0967">
            <w:pPr>
              <w:pStyle w:val="ListParagraph"/>
              <w:rPr>
                <w:rFonts w:ascii="Times New Roman" w:eastAsia="SimSun" w:hAnsi="Times New Roman" w:cs="Times New Roman"/>
                <w:szCs w:val="24"/>
                <w:lang w:val="en-SG" w:eastAsia="zh-CN"/>
              </w:rPr>
            </w:pPr>
          </w:p>
          <w:p w14:paraId="6FA98E01" w14:textId="443AFA9A" w:rsidR="00002C7E" w:rsidRDefault="004E0967" w:rsidP="00031A39">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These feature</w:t>
            </w:r>
            <w:r w:rsidR="00AF2002">
              <w:rPr>
                <w:rFonts w:ascii="Times New Roman" w:eastAsia="SimSun" w:hAnsi="Times New Roman" w:cs="Times New Roman"/>
                <w:szCs w:val="24"/>
                <w:lang w:val="en-SG" w:eastAsia="zh-CN"/>
              </w:rPr>
              <w:t>s will make ByteBite a convenient platform that simpli</w:t>
            </w:r>
            <w:r w:rsidR="00031A39">
              <w:rPr>
                <w:rFonts w:ascii="Times New Roman" w:eastAsia="SimSun" w:hAnsi="Times New Roman" w:cs="Times New Roman"/>
                <w:szCs w:val="24"/>
                <w:lang w:val="en-SG" w:eastAsia="zh-CN"/>
              </w:rPr>
              <w:t>fies meal ordering for both vendors and customers</w:t>
            </w:r>
            <w:r w:rsidR="00807BA0">
              <w:rPr>
                <w:rFonts w:ascii="Times New Roman" w:eastAsia="SimSun" w:hAnsi="Times New Roman" w:cs="Times New Roman"/>
                <w:szCs w:val="24"/>
                <w:lang w:val="en-SG" w:eastAsia="zh-CN"/>
              </w:rPr>
              <w:t>.</w:t>
            </w:r>
          </w:p>
          <w:p w14:paraId="713F87B4" w14:textId="1F738EC6" w:rsidR="00002C7E" w:rsidRDefault="00002C7E" w:rsidP="00B172D6">
            <w:pPr>
              <w:tabs>
                <w:tab w:val="left" w:pos="360"/>
              </w:tabs>
              <w:jc w:val="both"/>
              <w:rPr>
                <w:rFonts w:ascii="Times New Roman" w:eastAsia="SimSun" w:hAnsi="Times New Roman" w:cs="Times New Roman"/>
                <w:szCs w:val="24"/>
                <w:lang w:val="en-SG" w:eastAsia="zh-CN"/>
              </w:rPr>
            </w:pPr>
          </w:p>
        </w:tc>
      </w:tr>
      <w:tr w:rsidR="00B81302" w14:paraId="61FB1B9F" w14:textId="77777777" w:rsidTr="00B81302">
        <w:tc>
          <w:tcPr>
            <w:tcW w:w="2155" w:type="dxa"/>
          </w:tcPr>
          <w:p w14:paraId="71C6716A" w14:textId="3305CE90"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Purpose</w:t>
            </w:r>
          </w:p>
        </w:tc>
        <w:tc>
          <w:tcPr>
            <w:tcW w:w="6862" w:type="dxa"/>
          </w:tcPr>
          <w:p w14:paraId="2C61A685" w14:textId="77777777" w:rsidR="001E4E92" w:rsidRDefault="001E4E92" w:rsidP="00B172D6">
            <w:pPr>
              <w:tabs>
                <w:tab w:val="left" w:pos="360"/>
              </w:tabs>
              <w:jc w:val="both"/>
              <w:rPr>
                <w:rFonts w:ascii="Times New Roman" w:eastAsia="SimSun" w:hAnsi="Times New Roman" w:cs="Times New Roman"/>
                <w:szCs w:val="24"/>
                <w:lang w:val="en-SG" w:eastAsia="zh-CN"/>
              </w:rPr>
            </w:pPr>
          </w:p>
          <w:p w14:paraId="375E6EB1" w14:textId="19CFC3B7" w:rsidR="00B81302" w:rsidRDefault="00D07CFF"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The main purpose</w:t>
            </w:r>
            <w:r w:rsidR="00B11DC2">
              <w:rPr>
                <w:rFonts w:ascii="Times New Roman" w:eastAsia="SimSun" w:hAnsi="Times New Roman" w:cs="Times New Roman"/>
                <w:szCs w:val="24"/>
                <w:lang w:val="en-SG" w:eastAsia="zh-CN"/>
              </w:rPr>
              <w:t xml:space="preserve"> of ByteBite is to </w:t>
            </w:r>
            <w:r w:rsidR="00B110C7">
              <w:rPr>
                <w:rFonts w:ascii="Times New Roman" w:eastAsia="SimSun" w:hAnsi="Times New Roman" w:cs="Times New Roman"/>
                <w:szCs w:val="24"/>
                <w:lang w:val="en-SG" w:eastAsia="zh-CN"/>
              </w:rPr>
              <w:t>simplify the way food can be ordered at Flavours</w:t>
            </w:r>
            <w:r w:rsidR="00D10A95">
              <w:rPr>
                <w:rFonts w:ascii="Times New Roman" w:eastAsia="SimSun" w:hAnsi="Times New Roman" w:cs="Times New Roman"/>
                <w:szCs w:val="24"/>
                <w:lang w:val="en-SG" w:eastAsia="zh-CN"/>
              </w:rPr>
              <w:t xml:space="preserve"> and</w:t>
            </w:r>
            <w:r w:rsidR="003C7548">
              <w:rPr>
                <w:rFonts w:ascii="Times New Roman" w:eastAsia="SimSun" w:hAnsi="Times New Roman" w:cs="Times New Roman"/>
                <w:szCs w:val="24"/>
                <w:lang w:val="en-SG" w:eastAsia="zh-CN"/>
              </w:rPr>
              <w:t xml:space="preserve"> </w:t>
            </w:r>
            <w:r w:rsidR="002314BD">
              <w:rPr>
                <w:rFonts w:ascii="Times New Roman" w:eastAsia="SimSun" w:hAnsi="Times New Roman" w:cs="Times New Roman"/>
                <w:szCs w:val="24"/>
                <w:lang w:val="en-SG" w:eastAsia="zh-CN"/>
              </w:rPr>
              <w:t>eliminate</w:t>
            </w:r>
            <w:r w:rsidR="007522EF">
              <w:rPr>
                <w:rFonts w:ascii="Times New Roman" w:eastAsia="SimSun" w:hAnsi="Times New Roman" w:cs="Times New Roman"/>
                <w:szCs w:val="24"/>
                <w:lang w:val="en-SG" w:eastAsia="zh-CN"/>
              </w:rPr>
              <w:t xml:space="preserve"> the time wasted queueing up for food by allowing users to place orders digitally instead of </w:t>
            </w:r>
            <w:r w:rsidR="0040026D">
              <w:rPr>
                <w:rFonts w:ascii="Times New Roman" w:eastAsia="SimSun" w:hAnsi="Times New Roman" w:cs="Times New Roman"/>
                <w:szCs w:val="24"/>
                <w:lang w:val="en-SG" w:eastAsia="zh-CN"/>
              </w:rPr>
              <w:t>in person.</w:t>
            </w:r>
            <w:r w:rsidR="00C96987">
              <w:rPr>
                <w:rFonts w:ascii="Times New Roman" w:eastAsia="SimSun" w:hAnsi="Times New Roman" w:cs="Times New Roman"/>
                <w:szCs w:val="24"/>
                <w:lang w:val="en-SG" w:eastAsia="zh-CN"/>
              </w:rPr>
              <w:t xml:space="preserve"> In doing so, </w:t>
            </w:r>
            <w:r w:rsidR="004B28A8">
              <w:rPr>
                <w:rFonts w:ascii="Times New Roman" w:eastAsia="SimSun" w:hAnsi="Times New Roman" w:cs="Times New Roman"/>
                <w:szCs w:val="24"/>
                <w:lang w:val="en-SG" w:eastAsia="zh-CN"/>
              </w:rPr>
              <w:t xml:space="preserve">ByteBite promotes a more organised and time-efficient way to order food </w:t>
            </w:r>
            <w:r w:rsidR="00712F68">
              <w:rPr>
                <w:rFonts w:ascii="Times New Roman" w:eastAsia="SimSun" w:hAnsi="Times New Roman" w:cs="Times New Roman"/>
                <w:szCs w:val="24"/>
                <w:lang w:val="en-SG" w:eastAsia="zh-CN"/>
              </w:rPr>
              <w:t>for customers.</w:t>
            </w:r>
          </w:p>
          <w:p w14:paraId="635A228F" w14:textId="78832E7E" w:rsidR="0040026D" w:rsidRDefault="0040026D" w:rsidP="00B172D6">
            <w:pPr>
              <w:tabs>
                <w:tab w:val="left" w:pos="360"/>
              </w:tabs>
              <w:jc w:val="both"/>
              <w:rPr>
                <w:rFonts w:ascii="Times New Roman" w:eastAsia="SimSun" w:hAnsi="Times New Roman" w:cs="Times New Roman"/>
                <w:szCs w:val="24"/>
                <w:lang w:val="en-SG" w:eastAsia="zh-CN"/>
              </w:rPr>
            </w:pPr>
          </w:p>
          <w:p w14:paraId="00B75225" w14:textId="5C10E587" w:rsidR="0040026D" w:rsidRDefault="0040026D"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By making th</w:t>
            </w:r>
            <w:r w:rsidR="004C2B85">
              <w:rPr>
                <w:rFonts w:ascii="Times New Roman" w:eastAsia="SimSun" w:hAnsi="Times New Roman" w:cs="Times New Roman"/>
                <w:szCs w:val="24"/>
                <w:lang w:val="en-SG" w:eastAsia="zh-CN"/>
              </w:rPr>
              <w:t>e</w:t>
            </w:r>
            <w:r>
              <w:rPr>
                <w:rFonts w:ascii="Times New Roman" w:eastAsia="SimSun" w:hAnsi="Times New Roman" w:cs="Times New Roman"/>
                <w:szCs w:val="24"/>
                <w:lang w:val="en-SG" w:eastAsia="zh-CN"/>
              </w:rPr>
              <w:t xml:space="preserve"> process online on a website</w:t>
            </w:r>
            <w:r w:rsidR="00B45F74">
              <w:rPr>
                <w:rFonts w:ascii="Times New Roman" w:eastAsia="SimSun" w:hAnsi="Times New Roman" w:cs="Times New Roman"/>
                <w:szCs w:val="24"/>
                <w:lang w:val="en-SG" w:eastAsia="zh-CN"/>
              </w:rPr>
              <w:t xml:space="preserve">, </w:t>
            </w:r>
            <w:r>
              <w:rPr>
                <w:rFonts w:ascii="Times New Roman" w:eastAsia="SimSun" w:hAnsi="Times New Roman" w:cs="Times New Roman"/>
                <w:szCs w:val="24"/>
                <w:lang w:val="en-SG" w:eastAsia="zh-CN"/>
              </w:rPr>
              <w:t xml:space="preserve">ByteBite will </w:t>
            </w:r>
            <w:r w:rsidR="00B45F74">
              <w:rPr>
                <w:rFonts w:ascii="Times New Roman" w:eastAsia="SimSun" w:hAnsi="Times New Roman" w:cs="Times New Roman"/>
                <w:szCs w:val="24"/>
                <w:lang w:val="en-SG" w:eastAsia="zh-CN"/>
              </w:rPr>
              <w:t xml:space="preserve">reduce congestion in the already packed Flavours canteen as well as the time customers </w:t>
            </w:r>
            <w:proofErr w:type="gramStart"/>
            <w:r w:rsidR="00B45F74">
              <w:rPr>
                <w:rFonts w:ascii="Times New Roman" w:eastAsia="SimSun" w:hAnsi="Times New Roman" w:cs="Times New Roman"/>
                <w:szCs w:val="24"/>
                <w:lang w:val="en-SG" w:eastAsia="zh-CN"/>
              </w:rPr>
              <w:t>have to</w:t>
            </w:r>
            <w:proofErr w:type="gramEnd"/>
            <w:r w:rsidR="00B45F74">
              <w:rPr>
                <w:rFonts w:ascii="Times New Roman" w:eastAsia="SimSun" w:hAnsi="Times New Roman" w:cs="Times New Roman"/>
                <w:szCs w:val="24"/>
                <w:lang w:val="en-SG" w:eastAsia="zh-CN"/>
              </w:rPr>
              <w:t xml:space="preserve"> wait for </w:t>
            </w:r>
            <w:r w:rsidR="004162C0">
              <w:rPr>
                <w:rFonts w:ascii="Times New Roman" w:eastAsia="SimSun" w:hAnsi="Times New Roman" w:cs="Times New Roman"/>
                <w:szCs w:val="24"/>
                <w:lang w:val="en-SG" w:eastAsia="zh-CN"/>
              </w:rPr>
              <w:t>food. Furthermore, for vendors it reduces the manpower needed</w:t>
            </w:r>
            <w:r w:rsidR="0084226E">
              <w:rPr>
                <w:rFonts w:ascii="Times New Roman" w:eastAsia="SimSun" w:hAnsi="Times New Roman" w:cs="Times New Roman"/>
                <w:szCs w:val="24"/>
                <w:lang w:val="en-SG" w:eastAsia="zh-CN"/>
              </w:rPr>
              <w:t xml:space="preserve">, and vendors </w:t>
            </w:r>
            <w:r w:rsidR="004162C0">
              <w:rPr>
                <w:rFonts w:ascii="Times New Roman" w:eastAsia="SimSun" w:hAnsi="Times New Roman" w:cs="Times New Roman"/>
                <w:szCs w:val="24"/>
                <w:lang w:val="en-SG" w:eastAsia="zh-CN"/>
              </w:rPr>
              <w:t>focus on</w:t>
            </w:r>
            <w:r w:rsidR="00A52429">
              <w:rPr>
                <w:rFonts w:ascii="Times New Roman" w:eastAsia="SimSun" w:hAnsi="Times New Roman" w:cs="Times New Roman"/>
                <w:szCs w:val="24"/>
                <w:lang w:val="en-SG" w:eastAsia="zh-CN"/>
              </w:rPr>
              <w:t xml:space="preserve"> actually</w:t>
            </w:r>
            <w:r w:rsidR="004162C0">
              <w:rPr>
                <w:rFonts w:ascii="Times New Roman" w:eastAsia="SimSun" w:hAnsi="Times New Roman" w:cs="Times New Roman"/>
                <w:szCs w:val="24"/>
                <w:lang w:val="en-SG" w:eastAsia="zh-CN"/>
              </w:rPr>
              <w:t xml:space="preserve"> making the</w:t>
            </w:r>
            <w:r w:rsidR="0084226E">
              <w:rPr>
                <w:rFonts w:ascii="Times New Roman" w:eastAsia="SimSun" w:hAnsi="Times New Roman" w:cs="Times New Roman"/>
                <w:szCs w:val="24"/>
                <w:lang w:val="en-SG" w:eastAsia="zh-CN"/>
              </w:rPr>
              <w:t xml:space="preserve"> food instead of time wasted taking orders.</w:t>
            </w:r>
          </w:p>
          <w:p w14:paraId="1281BA2F" w14:textId="77777777" w:rsidR="00031A39" w:rsidRDefault="00031A39" w:rsidP="00B172D6">
            <w:pPr>
              <w:tabs>
                <w:tab w:val="left" w:pos="360"/>
              </w:tabs>
              <w:jc w:val="both"/>
              <w:rPr>
                <w:rFonts w:ascii="Times New Roman" w:eastAsia="SimSun" w:hAnsi="Times New Roman" w:cs="Times New Roman"/>
                <w:szCs w:val="24"/>
                <w:lang w:val="en-SG" w:eastAsia="zh-CN"/>
              </w:rPr>
            </w:pPr>
          </w:p>
          <w:p w14:paraId="64F9E60B" w14:textId="77777777" w:rsidR="00031A39" w:rsidRDefault="00031A39" w:rsidP="00B172D6">
            <w:pPr>
              <w:tabs>
                <w:tab w:val="left" w:pos="360"/>
              </w:tabs>
              <w:jc w:val="both"/>
              <w:rPr>
                <w:rFonts w:ascii="Times New Roman" w:eastAsia="SimSun" w:hAnsi="Times New Roman" w:cs="Times New Roman"/>
                <w:szCs w:val="24"/>
                <w:lang w:val="en-SG" w:eastAsia="zh-CN"/>
              </w:rPr>
            </w:pPr>
          </w:p>
        </w:tc>
      </w:tr>
      <w:tr w:rsidR="00B81302" w14:paraId="311F562A" w14:textId="77777777" w:rsidTr="00B81302">
        <w:tc>
          <w:tcPr>
            <w:tcW w:w="2155" w:type="dxa"/>
          </w:tcPr>
          <w:p w14:paraId="795F849D" w14:textId="38D5D6DB"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How it will enhance the experience of the IIT students</w:t>
            </w:r>
          </w:p>
        </w:tc>
        <w:tc>
          <w:tcPr>
            <w:tcW w:w="6862" w:type="dxa"/>
          </w:tcPr>
          <w:p w14:paraId="6B1ADC25" w14:textId="75BB0745" w:rsidR="002B2497" w:rsidRDefault="008B0762"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With ByteBite made available for IIT students, students will no longer have to waste time standing in long queues or waiting for their food to be prepared after ordering. This can especially save students time during lunchtime when almost every student is rushing to purchase food. Instead of having to race to the canteen to be the first to place their order, students can simply place their orders a few minutes before their class ends and collect it as soon as their lunch break begins.</w:t>
            </w:r>
          </w:p>
          <w:p w14:paraId="0635C86D" w14:textId="77777777" w:rsidR="008B0762" w:rsidRDefault="008B0762" w:rsidP="00B172D6">
            <w:pPr>
              <w:tabs>
                <w:tab w:val="left" w:pos="360"/>
              </w:tabs>
              <w:jc w:val="both"/>
              <w:rPr>
                <w:rFonts w:ascii="Times New Roman" w:eastAsia="SimSun" w:hAnsi="Times New Roman" w:cs="Times New Roman"/>
                <w:szCs w:val="24"/>
                <w:lang w:val="en-SG" w:eastAsia="zh-CN"/>
              </w:rPr>
            </w:pPr>
          </w:p>
          <w:p w14:paraId="76F8AC90" w14:textId="021777FC" w:rsidR="005963E0" w:rsidRDefault="00566207"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lastRenderedPageBreak/>
              <w:t xml:space="preserve">Furthermore, this website </w:t>
            </w:r>
            <w:r w:rsidR="00214FCC" w:rsidRPr="00214FCC">
              <w:rPr>
                <w:rFonts w:ascii="Times New Roman" w:eastAsia="SimSun" w:hAnsi="Times New Roman" w:cs="Times New Roman"/>
                <w:szCs w:val="24"/>
                <w:lang w:val="en-SG" w:eastAsia="zh-CN"/>
              </w:rPr>
              <w:t xml:space="preserve">will also make things clearer and easier </w:t>
            </w:r>
            <w:r>
              <w:rPr>
                <w:rFonts w:ascii="Times New Roman" w:eastAsia="SimSun" w:hAnsi="Times New Roman" w:cs="Times New Roman"/>
                <w:szCs w:val="24"/>
                <w:lang w:val="en-SG" w:eastAsia="zh-CN"/>
              </w:rPr>
              <w:t xml:space="preserve">for students by providing </w:t>
            </w:r>
            <w:r w:rsidR="00214FCC" w:rsidRPr="00214FCC">
              <w:rPr>
                <w:rFonts w:ascii="Times New Roman" w:eastAsia="SimSun" w:hAnsi="Times New Roman" w:cs="Times New Roman"/>
                <w:szCs w:val="24"/>
                <w:lang w:val="en-SG" w:eastAsia="zh-CN"/>
              </w:rPr>
              <w:t>an online list of all the stalls and the dishes they serve</w:t>
            </w:r>
            <w:r w:rsidR="00214FCC">
              <w:rPr>
                <w:rFonts w:ascii="Times New Roman" w:eastAsia="SimSun" w:hAnsi="Times New Roman" w:cs="Times New Roman"/>
                <w:szCs w:val="24"/>
                <w:lang w:val="en-SG" w:eastAsia="zh-CN"/>
              </w:rPr>
              <w:t xml:space="preserve"> </w:t>
            </w:r>
            <w:r w:rsidR="0028045E">
              <w:rPr>
                <w:rFonts w:ascii="Times New Roman" w:eastAsia="SimSun" w:hAnsi="Times New Roman" w:cs="Times New Roman"/>
                <w:szCs w:val="24"/>
                <w:lang w:val="en-SG" w:eastAsia="zh-CN"/>
              </w:rPr>
              <w:t>which</w:t>
            </w:r>
            <w:r w:rsidR="00430B19">
              <w:rPr>
                <w:rFonts w:ascii="Times New Roman" w:eastAsia="SimSun" w:hAnsi="Times New Roman" w:cs="Times New Roman"/>
                <w:szCs w:val="24"/>
                <w:lang w:val="en-SG" w:eastAsia="zh-CN"/>
              </w:rPr>
              <w:t xml:space="preserve"> makes it easier for students to </w:t>
            </w:r>
            <w:r w:rsidR="00AF5650">
              <w:rPr>
                <w:rFonts w:ascii="Times New Roman" w:eastAsia="SimSun" w:hAnsi="Times New Roman" w:cs="Times New Roman"/>
                <w:szCs w:val="24"/>
                <w:lang w:val="en-SG" w:eastAsia="zh-CN"/>
              </w:rPr>
              <w:t>choose</w:t>
            </w:r>
            <w:r w:rsidR="00430B19">
              <w:rPr>
                <w:rFonts w:ascii="Times New Roman" w:eastAsia="SimSun" w:hAnsi="Times New Roman" w:cs="Times New Roman"/>
                <w:szCs w:val="24"/>
                <w:lang w:val="en-SG" w:eastAsia="zh-CN"/>
              </w:rPr>
              <w:t xml:space="preserve"> what to eat.</w:t>
            </w:r>
            <w:r w:rsidR="0028045E">
              <w:rPr>
                <w:rFonts w:ascii="Times New Roman" w:eastAsia="SimSun" w:hAnsi="Times New Roman" w:cs="Times New Roman"/>
                <w:szCs w:val="24"/>
                <w:lang w:val="en-SG" w:eastAsia="zh-CN"/>
              </w:rPr>
              <w:t xml:space="preserve"> This </w:t>
            </w:r>
            <w:r w:rsidR="009F6711">
              <w:rPr>
                <w:rFonts w:ascii="Times New Roman" w:eastAsia="SimSun" w:hAnsi="Times New Roman" w:cs="Times New Roman"/>
                <w:szCs w:val="24"/>
                <w:lang w:val="en-SG" w:eastAsia="zh-CN"/>
              </w:rPr>
              <w:t xml:space="preserve">eliminates </w:t>
            </w:r>
            <w:r w:rsidR="0028045E">
              <w:rPr>
                <w:rFonts w:ascii="Times New Roman" w:eastAsia="SimSun" w:hAnsi="Times New Roman" w:cs="Times New Roman"/>
                <w:szCs w:val="24"/>
                <w:lang w:val="en-SG" w:eastAsia="zh-CN"/>
              </w:rPr>
              <w:t>the need to walk around the canteen comparing options, saving both time and effort.</w:t>
            </w:r>
          </w:p>
          <w:p w14:paraId="489D1857" w14:textId="77777777" w:rsidR="009F6711" w:rsidRDefault="009F6711" w:rsidP="00B172D6">
            <w:pPr>
              <w:tabs>
                <w:tab w:val="left" w:pos="360"/>
              </w:tabs>
              <w:jc w:val="both"/>
              <w:rPr>
                <w:rFonts w:ascii="Times New Roman" w:eastAsia="SimSun" w:hAnsi="Times New Roman" w:cs="Times New Roman"/>
                <w:szCs w:val="24"/>
                <w:lang w:val="en-SG" w:eastAsia="zh-CN"/>
              </w:rPr>
            </w:pPr>
          </w:p>
          <w:p w14:paraId="6DDF7ABD" w14:textId="0914855C" w:rsidR="00DF61D7" w:rsidRDefault="00201707" w:rsidP="00B172D6">
            <w:pPr>
              <w:tabs>
                <w:tab w:val="left" w:pos="360"/>
              </w:tabs>
              <w:jc w:val="both"/>
              <w:rPr>
                <w:rFonts w:ascii="Times New Roman" w:eastAsia="SimSun" w:hAnsi="Times New Roman" w:cs="Times New Roman"/>
                <w:szCs w:val="24"/>
                <w:lang w:val="en-SG" w:eastAsia="zh-CN"/>
              </w:rPr>
            </w:pPr>
            <w:r w:rsidRPr="00201707">
              <w:rPr>
                <w:rFonts w:ascii="Times New Roman" w:eastAsia="SimSun" w:hAnsi="Times New Roman" w:cs="Times New Roman"/>
                <w:szCs w:val="24"/>
                <w:lang w:val="en-SG" w:eastAsia="zh-CN"/>
              </w:rPr>
              <w:t xml:space="preserve">Overall, ByteBite makes ordering easier and faster, which </w:t>
            </w:r>
            <w:r w:rsidR="00931E23">
              <w:rPr>
                <w:rFonts w:ascii="Times New Roman" w:eastAsia="SimSun" w:hAnsi="Times New Roman" w:cs="Times New Roman"/>
                <w:szCs w:val="24"/>
                <w:lang w:val="en-SG" w:eastAsia="zh-CN"/>
              </w:rPr>
              <w:t xml:space="preserve">reduces </w:t>
            </w:r>
            <w:r w:rsidRPr="00201707">
              <w:rPr>
                <w:rFonts w:ascii="Times New Roman" w:eastAsia="SimSun" w:hAnsi="Times New Roman" w:cs="Times New Roman"/>
                <w:szCs w:val="24"/>
                <w:lang w:val="en-SG" w:eastAsia="zh-CN"/>
              </w:rPr>
              <w:t>stress during busy times and gives students more time to relax or get ready for their next class.</w:t>
            </w:r>
          </w:p>
          <w:p w14:paraId="606F83C7" w14:textId="0FB76461" w:rsidR="00A155C7" w:rsidRDefault="00A155C7" w:rsidP="00B172D6">
            <w:pPr>
              <w:tabs>
                <w:tab w:val="left" w:pos="360"/>
              </w:tabs>
              <w:jc w:val="both"/>
              <w:rPr>
                <w:rFonts w:ascii="Times New Roman" w:eastAsia="SimSun" w:hAnsi="Times New Roman" w:cs="Times New Roman"/>
                <w:szCs w:val="24"/>
                <w:lang w:val="en-SG" w:eastAsia="zh-CN"/>
              </w:rPr>
            </w:pPr>
          </w:p>
        </w:tc>
      </w:tr>
      <w:tr w:rsidR="00B81302" w14:paraId="6AF9AEC4" w14:textId="77777777" w:rsidTr="00B81302">
        <w:tc>
          <w:tcPr>
            <w:tcW w:w="2155" w:type="dxa"/>
          </w:tcPr>
          <w:p w14:paraId="1A39602D" w14:textId="3364340E"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lastRenderedPageBreak/>
              <w:t>The need and demand for such an online website</w:t>
            </w:r>
          </w:p>
        </w:tc>
        <w:tc>
          <w:tcPr>
            <w:tcW w:w="6862" w:type="dxa"/>
          </w:tcPr>
          <w:p w14:paraId="05601CF8" w14:textId="03D381F5" w:rsidR="00EA5159" w:rsidRPr="00EA5159" w:rsidRDefault="00EA5159" w:rsidP="00B172D6">
            <w:pPr>
              <w:tabs>
                <w:tab w:val="left" w:pos="360"/>
              </w:tabs>
              <w:jc w:val="both"/>
              <w:rPr>
                <w:rFonts w:ascii="Times New Roman" w:eastAsia="SimSun" w:hAnsi="Times New Roman" w:cs="Times New Roman"/>
                <w:b/>
                <w:bCs/>
                <w:szCs w:val="24"/>
                <w:lang w:val="en-SG" w:eastAsia="zh-CN"/>
              </w:rPr>
            </w:pPr>
            <w:r w:rsidRPr="00EA5159">
              <w:rPr>
                <w:rFonts w:ascii="Times New Roman" w:eastAsia="SimSun" w:hAnsi="Times New Roman" w:cs="Times New Roman"/>
                <w:b/>
                <w:bCs/>
                <w:szCs w:val="24"/>
                <w:lang w:val="en-SG" w:eastAsia="zh-CN"/>
              </w:rPr>
              <w:t>The Need</w:t>
            </w:r>
            <w:r>
              <w:rPr>
                <w:rFonts w:ascii="Times New Roman" w:eastAsia="SimSun" w:hAnsi="Times New Roman" w:cs="Times New Roman"/>
                <w:b/>
                <w:bCs/>
                <w:szCs w:val="24"/>
                <w:lang w:val="en-SG" w:eastAsia="zh-CN"/>
              </w:rPr>
              <w:t>:</w:t>
            </w:r>
          </w:p>
          <w:p w14:paraId="74A5D268" w14:textId="77777777" w:rsidR="00EA5159" w:rsidRDefault="00EA5159" w:rsidP="00B172D6">
            <w:pPr>
              <w:tabs>
                <w:tab w:val="left" w:pos="360"/>
              </w:tabs>
              <w:jc w:val="both"/>
              <w:rPr>
                <w:rFonts w:ascii="Times New Roman" w:eastAsia="SimSun" w:hAnsi="Times New Roman" w:cs="Times New Roman"/>
                <w:szCs w:val="24"/>
                <w:lang w:val="en-SG" w:eastAsia="zh-CN"/>
              </w:rPr>
            </w:pPr>
          </w:p>
          <w:p w14:paraId="449D4D21" w14:textId="53440CA4" w:rsidR="00B81302" w:rsidRDefault="006D096A"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The Flavours </w:t>
            </w:r>
            <w:r w:rsidR="00BE3C39">
              <w:rPr>
                <w:rFonts w:ascii="Times New Roman" w:eastAsia="SimSun" w:hAnsi="Times New Roman" w:cs="Times New Roman"/>
                <w:szCs w:val="24"/>
                <w:lang w:val="en-SG" w:eastAsia="zh-CN"/>
              </w:rPr>
              <w:t>canteen in</w:t>
            </w:r>
            <w:r w:rsidR="00767043">
              <w:rPr>
                <w:rFonts w:ascii="Times New Roman" w:eastAsia="SimSun" w:hAnsi="Times New Roman" w:cs="Times New Roman"/>
                <w:szCs w:val="24"/>
                <w:lang w:val="en-SG" w:eastAsia="zh-CN"/>
              </w:rPr>
              <w:t xml:space="preserve"> the School of Informatics and </w:t>
            </w:r>
            <w:r w:rsidR="00C64056">
              <w:rPr>
                <w:rFonts w:ascii="Times New Roman" w:eastAsia="SimSun" w:hAnsi="Times New Roman" w:cs="Times New Roman"/>
                <w:szCs w:val="24"/>
                <w:lang w:val="en-SG" w:eastAsia="zh-CN"/>
              </w:rPr>
              <w:t xml:space="preserve">IT is one of the </w:t>
            </w:r>
            <w:r w:rsidR="007609CE">
              <w:rPr>
                <w:rFonts w:ascii="Times New Roman" w:eastAsia="SimSun" w:hAnsi="Times New Roman" w:cs="Times New Roman"/>
                <w:szCs w:val="24"/>
                <w:lang w:val="en-SG" w:eastAsia="zh-CN"/>
              </w:rPr>
              <w:t>busiest</w:t>
            </w:r>
            <w:r w:rsidR="00C64056">
              <w:rPr>
                <w:rFonts w:ascii="Times New Roman" w:eastAsia="SimSun" w:hAnsi="Times New Roman" w:cs="Times New Roman"/>
                <w:szCs w:val="24"/>
                <w:lang w:val="en-SG" w:eastAsia="zh-CN"/>
              </w:rPr>
              <w:t xml:space="preserve"> areas in Temasek Polytechnic</w:t>
            </w:r>
            <w:r w:rsidR="00EB2F73">
              <w:rPr>
                <w:rFonts w:ascii="Times New Roman" w:eastAsia="SimSun" w:hAnsi="Times New Roman" w:cs="Times New Roman"/>
                <w:szCs w:val="24"/>
                <w:lang w:val="en-SG" w:eastAsia="zh-CN"/>
              </w:rPr>
              <w:t>, especially during lunchtime</w:t>
            </w:r>
            <w:r w:rsidR="00D660C2">
              <w:rPr>
                <w:rFonts w:ascii="Times New Roman" w:eastAsia="SimSun" w:hAnsi="Times New Roman" w:cs="Times New Roman"/>
                <w:szCs w:val="24"/>
                <w:lang w:val="en-SG" w:eastAsia="zh-CN"/>
              </w:rPr>
              <w:t xml:space="preserve"> when large crowds of students arrive at the same time. This is made even worse as there </w:t>
            </w:r>
            <w:r w:rsidR="00222543">
              <w:rPr>
                <w:rFonts w:ascii="Times New Roman" w:eastAsia="SimSun" w:hAnsi="Times New Roman" w:cs="Times New Roman"/>
                <w:szCs w:val="24"/>
                <w:lang w:val="en-SG" w:eastAsia="zh-CN"/>
              </w:rPr>
              <w:t xml:space="preserve">aren’t </w:t>
            </w:r>
            <w:r w:rsidR="00620AE5">
              <w:rPr>
                <w:rFonts w:ascii="Times New Roman" w:eastAsia="SimSun" w:hAnsi="Times New Roman" w:cs="Times New Roman"/>
                <w:szCs w:val="24"/>
                <w:lang w:val="en-SG" w:eastAsia="zh-CN"/>
              </w:rPr>
              <w:t>man</w:t>
            </w:r>
            <w:r w:rsidR="008020ED">
              <w:rPr>
                <w:rFonts w:ascii="Times New Roman" w:eastAsia="SimSun" w:hAnsi="Times New Roman" w:cs="Times New Roman"/>
                <w:szCs w:val="24"/>
                <w:lang w:val="en-SG" w:eastAsia="zh-CN"/>
              </w:rPr>
              <w:t>y nearby alternatives to Flavours.</w:t>
            </w:r>
            <w:r w:rsidR="00F90B4F">
              <w:rPr>
                <w:rFonts w:ascii="Times New Roman" w:eastAsia="SimSun" w:hAnsi="Times New Roman" w:cs="Times New Roman"/>
                <w:szCs w:val="24"/>
                <w:lang w:val="en-SG" w:eastAsia="zh-CN"/>
              </w:rPr>
              <w:t xml:space="preserve"> This often leads to long queues, crowded walkways and limited seating space</w:t>
            </w:r>
            <w:r w:rsidR="00BB580D">
              <w:rPr>
                <w:rFonts w:ascii="Times New Roman" w:eastAsia="SimSun" w:hAnsi="Times New Roman" w:cs="Times New Roman"/>
                <w:szCs w:val="24"/>
                <w:lang w:val="en-SG" w:eastAsia="zh-CN"/>
              </w:rPr>
              <w:t>. Many students with short breaks end up spending most of their time</w:t>
            </w:r>
            <w:r w:rsidR="00E3694A">
              <w:rPr>
                <w:rFonts w:ascii="Times New Roman" w:eastAsia="SimSun" w:hAnsi="Times New Roman" w:cs="Times New Roman"/>
                <w:szCs w:val="24"/>
                <w:lang w:val="en-SG" w:eastAsia="zh-CN"/>
              </w:rPr>
              <w:t xml:space="preserve"> queueing and waiting for their food rather than </w:t>
            </w:r>
            <w:r w:rsidR="00CF0776">
              <w:rPr>
                <w:rFonts w:ascii="Times New Roman" w:eastAsia="SimSun" w:hAnsi="Times New Roman" w:cs="Times New Roman"/>
                <w:szCs w:val="24"/>
                <w:lang w:val="en-SG" w:eastAsia="zh-CN"/>
              </w:rPr>
              <w:t>eating</w:t>
            </w:r>
            <w:r w:rsidR="007609CE">
              <w:rPr>
                <w:rFonts w:ascii="Times New Roman" w:eastAsia="SimSun" w:hAnsi="Times New Roman" w:cs="Times New Roman"/>
                <w:szCs w:val="24"/>
                <w:lang w:val="en-SG" w:eastAsia="zh-CN"/>
              </w:rPr>
              <w:t>.</w:t>
            </w:r>
            <w:r w:rsidR="00620AE5">
              <w:rPr>
                <w:rFonts w:ascii="Times New Roman" w:eastAsia="SimSun" w:hAnsi="Times New Roman" w:cs="Times New Roman"/>
                <w:szCs w:val="24"/>
                <w:lang w:val="en-SG" w:eastAsia="zh-CN"/>
              </w:rPr>
              <w:t xml:space="preserve"> </w:t>
            </w:r>
            <w:r w:rsidR="007609CE">
              <w:rPr>
                <w:rFonts w:ascii="Times New Roman" w:eastAsia="SimSun" w:hAnsi="Times New Roman" w:cs="Times New Roman"/>
                <w:szCs w:val="24"/>
                <w:lang w:val="en-SG" w:eastAsia="zh-CN"/>
              </w:rPr>
              <w:t xml:space="preserve"> In </w:t>
            </w:r>
            <w:r w:rsidR="00C4649F">
              <w:rPr>
                <w:rFonts w:ascii="Times New Roman" w:eastAsia="SimSun" w:hAnsi="Times New Roman" w:cs="Times New Roman"/>
                <w:szCs w:val="24"/>
                <w:lang w:val="en-SG" w:eastAsia="zh-CN"/>
              </w:rPr>
              <w:t>addition,</w:t>
            </w:r>
            <w:r w:rsidR="007609CE">
              <w:rPr>
                <w:rFonts w:ascii="Times New Roman" w:eastAsia="SimSun" w:hAnsi="Times New Roman" w:cs="Times New Roman"/>
                <w:szCs w:val="24"/>
                <w:lang w:val="en-SG" w:eastAsia="zh-CN"/>
              </w:rPr>
              <w:t xml:space="preserve"> the menus for these stalls can be difficult to read </w:t>
            </w:r>
            <w:r w:rsidR="0009061C">
              <w:rPr>
                <w:rFonts w:ascii="Times New Roman" w:eastAsia="SimSun" w:hAnsi="Times New Roman" w:cs="Times New Roman"/>
                <w:szCs w:val="24"/>
                <w:lang w:val="en-SG" w:eastAsia="zh-CN"/>
              </w:rPr>
              <w:t xml:space="preserve">at a distance, and customers often find out that the dish they want to order is </w:t>
            </w:r>
            <w:proofErr w:type="gramStart"/>
            <w:r w:rsidR="0009061C">
              <w:rPr>
                <w:rFonts w:ascii="Times New Roman" w:eastAsia="SimSun" w:hAnsi="Times New Roman" w:cs="Times New Roman"/>
                <w:szCs w:val="24"/>
                <w:lang w:val="en-SG" w:eastAsia="zh-CN"/>
              </w:rPr>
              <w:t>actually sold</w:t>
            </w:r>
            <w:proofErr w:type="gramEnd"/>
            <w:r w:rsidR="0009061C">
              <w:rPr>
                <w:rFonts w:ascii="Times New Roman" w:eastAsia="SimSun" w:hAnsi="Times New Roman" w:cs="Times New Roman"/>
                <w:szCs w:val="24"/>
                <w:lang w:val="en-SG" w:eastAsia="zh-CN"/>
              </w:rPr>
              <w:t xml:space="preserve"> ou</w:t>
            </w:r>
            <w:r w:rsidR="00B0048E">
              <w:rPr>
                <w:rFonts w:ascii="Times New Roman" w:eastAsia="SimSun" w:hAnsi="Times New Roman" w:cs="Times New Roman"/>
                <w:szCs w:val="24"/>
                <w:lang w:val="en-SG" w:eastAsia="zh-CN"/>
              </w:rPr>
              <w:t xml:space="preserve">t once they get their turn in line. These recurring issues show </w:t>
            </w:r>
            <w:r w:rsidR="00703094">
              <w:rPr>
                <w:rFonts w:ascii="Times New Roman" w:eastAsia="SimSun" w:hAnsi="Times New Roman" w:cs="Times New Roman"/>
                <w:szCs w:val="24"/>
                <w:lang w:val="en-SG" w:eastAsia="zh-CN"/>
              </w:rPr>
              <w:t>an</w:t>
            </w:r>
            <w:r w:rsidR="00B0048E">
              <w:rPr>
                <w:rFonts w:ascii="Times New Roman" w:eastAsia="SimSun" w:hAnsi="Times New Roman" w:cs="Times New Roman"/>
                <w:szCs w:val="24"/>
                <w:lang w:val="en-SG" w:eastAsia="zh-CN"/>
              </w:rPr>
              <w:t xml:space="preserve"> increasing need </w:t>
            </w:r>
            <w:r w:rsidR="00C4649F">
              <w:rPr>
                <w:rFonts w:ascii="Times New Roman" w:eastAsia="SimSun" w:hAnsi="Times New Roman" w:cs="Times New Roman"/>
                <w:szCs w:val="24"/>
                <w:lang w:val="en-SG" w:eastAsia="zh-CN"/>
              </w:rPr>
              <w:t>for a</w:t>
            </w:r>
            <w:r w:rsidR="00AC0FB4">
              <w:rPr>
                <w:rFonts w:ascii="Times New Roman" w:eastAsia="SimSun" w:hAnsi="Times New Roman" w:cs="Times New Roman"/>
                <w:szCs w:val="24"/>
                <w:lang w:val="en-SG" w:eastAsia="zh-CN"/>
              </w:rPr>
              <w:t xml:space="preserve"> more efficient ordering system which ByteBite provides.</w:t>
            </w:r>
          </w:p>
          <w:p w14:paraId="364D402E" w14:textId="77777777" w:rsidR="00EA5159" w:rsidRDefault="00EA5159" w:rsidP="00B172D6">
            <w:pPr>
              <w:tabs>
                <w:tab w:val="left" w:pos="360"/>
              </w:tabs>
              <w:jc w:val="both"/>
              <w:rPr>
                <w:rFonts w:ascii="Times New Roman" w:eastAsia="SimSun" w:hAnsi="Times New Roman" w:cs="Times New Roman"/>
                <w:szCs w:val="24"/>
                <w:lang w:val="en-SG" w:eastAsia="zh-CN"/>
              </w:rPr>
            </w:pPr>
          </w:p>
          <w:p w14:paraId="464A485B" w14:textId="385C310F" w:rsidR="00EA5159" w:rsidRPr="00EA5159" w:rsidRDefault="00EA5159" w:rsidP="00B172D6">
            <w:pPr>
              <w:tabs>
                <w:tab w:val="left" w:pos="360"/>
              </w:tabs>
              <w:jc w:val="both"/>
              <w:rPr>
                <w:rFonts w:ascii="Times New Roman" w:eastAsia="SimSun" w:hAnsi="Times New Roman" w:cs="Times New Roman"/>
                <w:b/>
                <w:bCs/>
                <w:szCs w:val="24"/>
                <w:lang w:val="en-SG" w:eastAsia="zh-CN"/>
              </w:rPr>
            </w:pPr>
            <w:r w:rsidRPr="00EA5159">
              <w:rPr>
                <w:rFonts w:ascii="Times New Roman" w:eastAsia="SimSun" w:hAnsi="Times New Roman" w:cs="Times New Roman"/>
                <w:b/>
                <w:bCs/>
                <w:szCs w:val="24"/>
                <w:lang w:val="en-SG" w:eastAsia="zh-CN"/>
              </w:rPr>
              <w:t>The Demand</w:t>
            </w:r>
            <w:r>
              <w:rPr>
                <w:rFonts w:ascii="Times New Roman" w:eastAsia="SimSun" w:hAnsi="Times New Roman" w:cs="Times New Roman"/>
                <w:b/>
                <w:bCs/>
                <w:szCs w:val="24"/>
                <w:lang w:val="en-SG" w:eastAsia="zh-CN"/>
              </w:rPr>
              <w:t>:</w:t>
            </w:r>
          </w:p>
          <w:p w14:paraId="093109EA" w14:textId="77777777" w:rsidR="00703094" w:rsidRDefault="00703094" w:rsidP="00B172D6">
            <w:pPr>
              <w:tabs>
                <w:tab w:val="left" w:pos="360"/>
              </w:tabs>
              <w:jc w:val="both"/>
              <w:rPr>
                <w:rFonts w:ascii="Times New Roman" w:eastAsia="SimSun" w:hAnsi="Times New Roman" w:cs="Times New Roman"/>
                <w:szCs w:val="24"/>
                <w:lang w:val="en-SG" w:eastAsia="zh-CN"/>
              </w:rPr>
            </w:pPr>
          </w:p>
          <w:p w14:paraId="74D0B544" w14:textId="27F3871D" w:rsidR="00703094" w:rsidRDefault="0012005B"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I conducted a survey with 2</w:t>
            </w:r>
            <w:r w:rsidR="00B633CC">
              <w:rPr>
                <w:rFonts w:ascii="Times New Roman" w:eastAsia="SimSun" w:hAnsi="Times New Roman" w:cs="Times New Roman"/>
                <w:szCs w:val="24"/>
                <w:lang w:val="en-SG" w:eastAsia="zh-CN"/>
              </w:rPr>
              <w:t xml:space="preserve">5 </w:t>
            </w:r>
            <w:r>
              <w:rPr>
                <w:rFonts w:ascii="Times New Roman" w:eastAsia="SimSun" w:hAnsi="Times New Roman" w:cs="Times New Roman"/>
                <w:szCs w:val="24"/>
                <w:lang w:val="en-SG" w:eastAsia="zh-CN"/>
              </w:rPr>
              <w:t>Temasek poly students</w:t>
            </w:r>
            <w:r w:rsidR="00B633CC">
              <w:rPr>
                <w:rFonts w:ascii="Times New Roman" w:eastAsia="SimSun" w:hAnsi="Times New Roman" w:cs="Times New Roman"/>
                <w:szCs w:val="24"/>
                <w:lang w:val="en-SG" w:eastAsia="zh-CN"/>
              </w:rPr>
              <w:t xml:space="preserve"> eating at Flavours</w:t>
            </w:r>
            <w:r>
              <w:rPr>
                <w:rFonts w:ascii="Times New Roman" w:eastAsia="SimSun" w:hAnsi="Times New Roman" w:cs="Times New Roman"/>
                <w:szCs w:val="24"/>
                <w:lang w:val="en-SG" w:eastAsia="zh-CN"/>
              </w:rPr>
              <w:t>, asking if they</w:t>
            </w:r>
            <w:r w:rsidR="0011360C">
              <w:rPr>
                <w:rFonts w:ascii="Times New Roman" w:eastAsia="SimSun" w:hAnsi="Times New Roman" w:cs="Times New Roman"/>
                <w:szCs w:val="24"/>
                <w:lang w:val="en-SG" w:eastAsia="zh-CN"/>
              </w:rPr>
              <w:t xml:space="preserve"> would </w:t>
            </w:r>
            <w:r w:rsidR="00BD2405">
              <w:rPr>
                <w:rFonts w:ascii="Times New Roman" w:eastAsia="SimSun" w:hAnsi="Times New Roman" w:cs="Times New Roman"/>
                <w:szCs w:val="24"/>
                <w:lang w:val="en-SG" w:eastAsia="zh-CN"/>
              </w:rPr>
              <w:t>order food</w:t>
            </w:r>
            <w:r w:rsidR="0011360C">
              <w:rPr>
                <w:rFonts w:ascii="Times New Roman" w:eastAsia="SimSun" w:hAnsi="Times New Roman" w:cs="Times New Roman"/>
                <w:szCs w:val="24"/>
                <w:lang w:val="en-SG" w:eastAsia="zh-CN"/>
              </w:rPr>
              <w:t xml:space="preserve"> at Flavours online through a website if given the option.</w:t>
            </w:r>
            <w:r w:rsidR="005F097F">
              <w:rPr>
                <w:rFonts w:ascii="Times New Roman" w:eastAsia="SimSun" w:hAnsi="Times New Roman" w:cs="Times New Roman"/>
                <w:szCs w:val="24"/>
                <w:lang w:val="en-SG" w:eastAsia="zh-CN"/>
              </w:rPr>
              <w:t xml:space="preserve"> These are the results:</w:t>
            </w:r>
          </w:p>
          <w:p w14:paraId="3A5DF87F" w14:textId="77777777" w:rsidR="005F097F" w:rsidRDefault="005F097F" w:rsidP="00B172D6">
            <w:pPr>
              <w:tabs>
                <w:tab w:val="left" w:pos="360"/>
              </w:tabs>
              <w:jc w:val="both"/>
              <w:rPr>
                <w:rFonts w:ascii="Times New Roman" w:eastAsia="SimSun" w:hAnsi="Times New Roman" w:cs="Times New Roman"/>
                <w:szCs w:val="24"/>
                <w:lang w:val="en-SG" w:eastAsia="zh-CN"/>
              </w:rPr>
            </w:pPr>
          </w:p>
          <w:p w14:paraId="7344EE8C" w14:textId="77777777" w:rsidR="00185F37" w:rsidRDefault="00185F37" w:rsidP="00B172D6">
            <w:pPr>
              <w:tabs>
                <w:tab w:val="left" w:pos="360"/>
              </w:tabs>
              <w:jc w:val="both"/>
              <w:rPr>
                <w:rFonts w:ascii="Times New Roman" w:eastAsia="SimSun" w:hAnsi="Times New Roman" w:cs="Times New Roman"/>
                <w:szCs w:val="24"/>
                <w:lang w:val="en-SG" w:eastAsia="zh-CN"/>
              </w:rPr>
            </w:pPr>
          </w:p>
          <w:p w14:paraId="0BA024A8" w14:textId="77777777" w:rsidR="005F097F" w:rsidRDefault="00A26E9E"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noProof/>
                <w:szCs w:val="24"/>
                <w:lang w:val="en-SG" w:eastAsia="zh-CN"/>
                <w14:ligatures w14:val="standardContextual"/>
              </w:rPr>
              <w:drawing>
                <wp:anchor distT="0" distB="0" distL="114300" distR="114300" simplePos="0" relativeHeight="251658240" behindDoc="0" locked="0" layoutInCell="1" allowOverlap="1" wp14:anchorId="7079EFA2" wp14:editId="1D576762">
                  <wp:simplePos x="0" y="0"/>
                  <wp:positionH relativeFrom="column">
                    <wp:posOffset>1905</wp:posOffset>
                  </wp:positionH>
                  <wp:positionV relativeFrom="paragraph">
                    <wp:posOffset>635</wp:posOffset>
                  </wp:positionV>
                  <wp:extent cx="4842510" cy="3200400"/>
                  <wp:effectExtent l="0" t="0" r="15240" b="0"/>
                  <wp:wrapSquare wrapText="bothSides"/>
                  <wp:docPr id="16181409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00185F37">
              <w:rPr>
                <w:rFonts w:ascii="Times New Roman" w:eastAsia="SimSun" w:hAnsi="Times New Roman" w:cs="Times New Roman"/>
                <w:szCs w:val="24"/>
                <w:lang w:val="en-SG" w:eastAsia="zh-CN"/>
              </w:rPr>
              <w:t xml:space="preserve">The results show that </w:t>
            </w:r>
            <w:r w:rsidR="008A25A3">
              <w:rPr>
                <w:rFonts w:ascii="Times New Roman" w:eastAsia="SimSun" w:hAnsi="Times New Roman" w:cs="Times New Roman"/>
                <w:szCs w:val="24"/>
                <w:lang w:val="en-SG" w:eastAsia="zh-CN"/>
              </w:rPr>
              <w:t xml:space="preserve">almost 64% of students would use </w:t>
            </w:r>
            <w:proofErr w:type="spellStart"/>
            <w:proofErr w:type="gramStart"/>
            <w:r w:rsidR="008A25A3">
              <w:rPr>
                <w:rFonts w:ascii="Times New Roman" w:eastAsia="SimSun" w:hAnsi="Times New Roman" w:cs="Times New Roman"/>
                <w:szCs w:val="24"/>
                <w:lang w:val="en-SG" w:eastAsia="zh-CN"/>
              </w:rPr>
              <w:t>a</w:t>
            </w:r>
            <w:proofErr w:type="spellEnd"/>
            <w:proofErr w:type="gramEnd"/>
            <w:r w:rsidR="008A25A3">
              <w:rPr>
                <w:rFonts w:ascii="Times New Roman" w:eastAsia="SimSun" w:hAnsi="Times New Roman" w:cs="Times New Roman"/>
                <w:szCs w:val="24"/>
                <w:lang w:val="en-SG" w:eastAsia="zh-CN"/>
              </w:rPr>
              <w:t xml:space="preserve"> </w:t>
            </w:r>
            <w:r w:rsidR="009D08D4">
              <w:rPr>
                <w:rFonts w:ascii="Times New Roman" w:eastAsia="SimSun" w:hAnsi="Times New Roman" w:cs="Times New Roman"/>
                <w:szCs w:val="24"/>
                <w:lang w:val="en-SG" w:eastAsia="zh-CN"/>
              </w:rPr>
              <w:t>online ordering system with 16% of students “maybe” using the online ordering system</w:t>
            </w:r>
            <w:r w:rsidR="00C33603">
              <w:rPr>
                <w:rFonts w:ascii="Times New Roman" w:eastAsia="SimSun" w:hAnsi="Times New Roman" w:cs="Times New Roman"/>
                <w:szCs w:val="24"/>
                <w:lang w:val="en-SG" w:eastAsia="zh-CN"/>
              </w:rPr>
              <w:t>. This p</w:t>
            </w:r>
            <w:r w:rsidR="00AA74D1">
              <w:rPr>
                <w:rFonts w:ascii="Times New Roman" w:eastAsia="SimSun" w:hAnsi="Times New Roman" w:cs="Times New Roman"/>
                <w:szCs w:val="24"/>
                <w:lang w:val="en-SG" w:eastAsia="zh-CN"/>
              </w:rPr>
              <w:t xml:space="preserve">roves that there is </w:t>
            </w:r>
            <w:r w:rsidR="001710B0">
              <w:rPr>
                <w:rFonts w:ascii="Times New Roman" w:eastAsia="SimSun" w:hAnsi="Times New Roman" w:cs="Times New Roman"/>
                <w:szCs w:val="24"/>
                <w:lang w:val="en-SG" w:eastAsia="zh-CN"/>
              </w:rPr>
              <w:t xml:space="preserve">strong interest and high demand for a faster more efficient </w:t>
            </w:r>
            <w:r w:rsidR="001710B0">
              <w:rPr>
                <w:rFonts w:ascii="Times New Roman" w:eastAsia="SimSun" w:hAnsi="Times New Roman" w:cs="Times New Roman"/>
                <w:szCs w:val="24"/>
                <w:lang w:val="en-SG" w:eastAsia="zh-CN"/>
              </w:rPr>
              <w:lastRenderedPageBreak/>
              <w:t>ordering system at Flavours.</w:t>
            </w:r>
            <w:r w:rsidR="00006F88">
              <w:rPr>
                <w:rFonts w:ascii="Times New Roman" w:eastAsia="SimSun" w:hAnsi="Times New Roman" w:cs="Times New Roman"/>
                <w:szCs w:val="24"/>
                <w:lang w:val="en-SG" w:eastAsia="zh-CN"/>
              </w:rPr>
              <w:t xml:space="preserve"> With most respondents open to or</w:t>
            </w:r>
            <w:r w:rsidR="00B21ACF">
              <w:rPr>
                <w:rFonts w:ascii="Times New Roman" w:eastAsia="SimSun" w:hAnsi="Times New Roman" w:cs="Times New Roman"/>
                <w:szCs w:val="24"/>
                <w:lang w:val="en-SG" w:eastAsia="zh-CN"/>
              </w:rPr>
              <w:t xml:space="preserve"> in favour of using an online system, it suggests that implementing a platform like ByteBite would be well received by the IIT </w:t>
            </w:r>
            <w:r w:rsidR="00BD2405">
              <w:rPr>
                <w:rFonts w:ascii="Times New Roman" w:eastAsia="SimSun" w:hAnsi="Times New Roman" w:cs="Times New Roman"/>
                <w:szCs w:val="24"/>
                <w:lang w:val="en-SG" w:eastAsia="zh-CN"/>
              </w:rPr>
              <w:t>community.</w:t>
            </w:r>
          </w:p>
          <w:p w14:paraId="0D3644B0" w14:textId="77777777" w:rsidR="00EA5159" w:rsidRDefault="00EA5159" w:rsidP="00B172D6">
            <w:pPr>
              <w:tabs>
                <w:tab w:val="left" w:pos="360"/>
              </w:tabs>
              <w:jc w:val="both"/>
              <w:rPr>
                <w:rFonts w:ascii="Times New Roman" w:eastAsia="SimSun" w:hAnsi="Times New Roman" w:cs="Times New Roman"/>
                <w:szCs w:val="24"/>
                <w:lang w:val="en-SG" w:eastAsia="zh-CN"/>
              </w:rPr>
            </w:pPr>
          </w:p>
          <w:p w14:paraId="4751EC36" w14:textId="77777777" w:rsidR="003F4751" w:rsidRDefault="003F4751" w:rsidP="00330363">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Furthermore, an article published by </w:t>
            </w:r>
            <w:proofErr w:type="spellStart"/>
            <w:r>
              <w:rPr>
                <w:rFonts w:ascii="Times New Roman" w:eastAsia="SimSun" w:hAnsi="Times New Roman" w:cs="Times New Roman"/>
                <w:szCs w:val="24"/>
                <w:lang w:val="en-SG" w:eastAsia="zh-CN"/>
              </w:rPr>
              <w:t>Hash</w:t>
            </w:r>
            <w:r w:rsidR="00330363">
              <w:rPr>
                <w:rFonts w:ascii="Times New Roman" w:eastAsia="SimSun" w:hAnsi="Times New Roman" w:cs="Times New Roman"/>
                <w:szCs w:val="24"/>
                <w:lang w:val="en-SG" w:eastAsia="zh-CN"/>
              </w:rPr>
              <w:t>moto</w:t>
            </w:r>
            <w:proofErr w:type="spellEnd"/>
            <w:r w:rsidR="00330363">
              <w:rPr>
                <w:rFonts w:ascii="Times New Roman" w:eastAsia="SimSun" w:hAnsi="Times New Roman" w:cs="Times New Roman"/>
                <w:szCs w:val="24"/>
                <w:lang w:val="en-SG" w:eastAsia="zh-CN"/>
              </w:rPr>
              <w:t xml:space="preserve"> </w:t>
            </w:r>
            <w:r w:rsidR="00894764">
              <w:rPr>
                <w:rFonts w:ascii="Times New Roman" w:eastAsia="SimSun" w:hAnsi="Times New Roman" w:cs="Times New Roman"/>
                <w:szCs w:val="24"/>
                <w:lang w:val="en-SG" w:eastAsia="zh-CN"/>
              </w:rPr>
              <w:t xml:space="preserve">on November 2025 </w:t>
            </w:r>
            <w:r w:rsidR="00330363">
              <w:rPr>
                <w:rFonts w:ascii="Times New Roman" w:eastAsia="SimSun" w:hAnsi="Times New Roman" w:cs="Times New Roman"/>
                <w:szCs w:val="24"/>
                <w:lang w:val="en-SG" w:eastAsia="zh-CN"/>
              </w:rPr>
              <w:t>states “</w:t>
            </w:r>
            <w:r w:rsidR="00330363" w:rsidRPr="00330363">
              <w:rPr>
                <w:rFonts w:ascii="Times New Roman" w:eastAsia="SimSun" w:hAnsi="Times New Roman" w:cs="Times New Roman"/>
                <w:szCs w:val="24"/>
                <w:lang w:val="en-SG" w:eastAsia="zh-CN"/>
              </w:rPr>
              <w:t>Off-</w:t>
            </w:r>
            <w:proofErr w:type="gramStart"/>
            <w:r w:rsidR="00330363" w:rsidRPr="00330363">
              <w:rPr>
                <w:rFonts w:ascii="Times New Roman" w:eastAsia="SimSun" w:hAnsi="Times New Roman" w:cs="Times New Roman"/>
                <w:szCs w:val="24"/>
                <w:lang w:val="en-SG" w:eastAsia="zh-CN"/>
              </w:rPr>
              <w:t>premise</w:t>
            </w:r>
            <w:proofErr w:type="gramEnd"/>
            <w:r w:rsidR="00330363" w:rsidRPr="00330363">
              <w:rPr>
                <w:rFonts w:ascii="Times New Roman" w:eastAsia="SimSun" w:hAnsi="Times New Roman" w:cs="Times New Roman"/>
                <w:szCs w:val="24"/>
                <w:lang w:val="en-SG" w:eastAsia="zh-CN"/>
              </w:rPr>
              <w:t xml:space="preserve"> dining, which includes takeout, </w:t>
            </w:r>
            <w:proofErr w:type="spellStart"/>
            <w:r w:rsidR="00330363" w:rsidRPr="00330363">
              <w:rPr>
                <w:rFonts w:ascii="Times New Roman" w:eastAsia="SimSun" w:hAnsi="Times New Roman" w:cs="Times New Roman"/>
                <w:szCs w:val="24"/>
                <w:lang w:val="en-SG" w:eastAsia="zh-CN"/>
              </w:rPr>
              <w:t>curbside</w:t>
            </w:r>
            <w:proofErr w:type="spellEnd"/>
            <w:r w:rsidR="00330363" w:rsidRPr="00330363">
              <w:rPr>
                <w:rFonts w:ascii="Times New Roman" w:eastAsia="SimSun" w:hAnsi="Times New Roman" w:cs="Times New Roman"/>
                <w:szCs w:val="24"/>
                <w:lang w:val="en-SG" w:eastAsia="zh-CN"/>
              </w:rPr>
              <w:t xml:space="preserve"> pickup, and delivery—has firmly</w:t>
            </w:r>
            <w:r w:rsidR="00330363">
              <w:rPr>
                <w:rFonts w:ascii="Times New Roman" w:eastAsia="SimSun" w:hAnsi="Times New Roman" w:cs="Times New Roman"/>
                <w:szCs w:val="24"/>
                <w:lang w:val="en-SG" w:eastAsia="zh-CN"/>
              </w:rPr>
              <w:t xml:space="preserve"> </w:t>
            </w:r>
            <w:r w:rsidR="00330363" w:rsidRPr="00330363">
              <w:rPr>
                <w:rFonts w:ascii="Times New Roman" w:eastAsia="SimSun" w:hAnsi="Times New Roman" w:cs="Times New Roman"/>
                <w:szCs w:val="24"/>
                <w:lang w:val="en-SG" w:eastAsia="zh-CN"/>
              </w:rPr>
              <w:t>established itself as the backbone of the restaurant industry. More than 60% of total restaurant sales now come from these channels.</w:t>
            </w:r>
            <w:r w:rsidR="00330363">
              <w:rPr>
                <w:rFonts w:ascii="Times New Roman" w:eastAsia="SimSun" w:hAnsi="Times New Roman" w:cs="Times New Roman"/>
                <w:szCs w:val="24"/>
                <w:lang w:val="en-SG" w:eastAsia="zh-CN"/>
              </w:rPr>
              <w:t>”</w:t>
            </w:r>
            <w:r w:rsidR="00CA4B78">
              <w:rPr>
                <w:rFonts w:ascii="Times New Roman" w:eastAsia="SimSun" w:hAnsi="Times New Roman" w:cs="Times New Roman"/>
                <w:szCs w:val="24"/>
                <w:lang w:val="en-SG" w:eastAsia="zh-CN"/>
              </w:rPr>
              <w:t xml:space="preserve"> This </w:t>
            </w:r>
            <w:r w:rsidR="005026EA">
              <w:rPr>
                <w:rFonts w:ascii="Times New Roman" w:eastAsia="SimSun" w:hAnsi="Times New Roman" w:cs="Times New Roman"/>
                <w:szCs w:val="24"/>
                <w:lang w:val="en-SG" w:eastAsia="zh-CN"/>
              </w:rPr>
              <w:t>further proves that</w:t>
            </w:r>
            <w:r w:rsidR="00894764">
              <w:rPr>
                <w:rFonts w:ascii="Times New Roman" w:eastAsia="SimSun" w:hAnsi="Times New Roman" w:cs="Times New Roman"/>
                <w:szCs w:val="24"/>
                <w:lang w:val="en-SG" w:eastAsia="zh-CN"/>
              </w:rPr>
              <w:t xml:space="preserve"> people increasingly prefer</w:t>
            </w:r>
            <w:r w:rsidR="00276B0F">
              <w:rPr>
                <w:rFonts w:ascii="Times New Roman" w:eastAsia="SimSun" w:hAnsi="Times New Roman" w:cs="Times New Roman"/>
                <w:szCs w:val="24"/>
                <w:lang w:val="en-SG" w:eastAsia="zh-CN"/>
              </w:rPr>
              <w:t xml:space="preserve"> online ordering systems which eliminate wating and improve efficiency</w:t>
            </w:r>
            <w:r w:rsidR="00946298">
              <w:rPr>
                <w:rFonts w:ascii="Times New Roman" w:eastAsia="SimSun" w:hAnsi="Times New Roman" w:cs="Times New Roman"/>
                <w:szCs w:val="24"/>
                <w:lang w:val="en-SG" w:eastAsia="zh-CN"/>
              </w:rPr>
              <w:t xml:space="preserve">. </w:t>
            </w:r>
            <w:r w:rsidR="00734737">
              <w:rPr>
                <w:rFonts w:ascii="Times New Roman" w:eastAsia="SimSun" w:hAnsi="Times New Roman" w:cs="Times New Roman"/>
                <w:szCs w:val="24"/>
                <w:lang w:val="en-SG" w:eastAsia="zh-CN"/>
              </w:rPr>
              <w:t>It’s also quite evident that Temasek Polytechnic students will also appreciate having a similar option at Flavours</w:t>
            </w:r>
            <w:r w:rsidR="00AB4983">
              <w:rPr>
                <w:rFonts w:ascii="Times New Roman" w:eastAsia="SimSun" w:hAnsi="Times New Roman" w:cs="Times New Roman"/>
                <w:szCs w:val="24"/>
                <w:lang w:val="en-SG" w:eastAsia="zh-CN"/>
              </w:rPr>
              <w:t>. A website like ByteBite would meet this demand by giving students an easier and faster way to get their meals without the usual wait.</w:t>
            </w:r>
          </w:p>
          <w:p w14:paraId="1BFFD3D3" w14:textId="77777777" w:rsidR="006E0B36" w:rsidRDefault="006E0B36" w:rsidP="00330363">
            <w:pPr>
              <w:tabs>
                <w:tab w:val="left" w:pos="360"/>
              </w:tabs>
              <w:jc w:val="both"/>
              <w:rPr>
                <w:rFonts w:ascii="Times New Roman" w:eastAsia="SimSun" w:hAnsi="Times New Roman" w:cs="Times New Roman"/>
                <w:szCs w:val="24"/>
                <w:lang w:val="en-SG" w:eastAsia="zh-CN"/>
              </w:rPr>
            </w:pPr>
          </w:p>
          <w:p w14:paraId="262B6CCD" w14:textId="1198A45A" w:rsidR="006E0B36" w:rsidRDefault="006E0B36" w:rsidP="00785F2E">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Sources used:</w:t>
            </w:r>
            <w:r w:rsidR="00785F2E">
              <w:rPr>
                <w:rFonts w:ascii="Times New Roman" w:eastAsia="SimSun" w:hAnsi="Times New Roman" w:cs="Times New Roman"/>
                <w:szCs w:val="24"/>
                <w:lang w:val="en-SG" w:eastAsia="zh-CN"/>
              </w:rPr>
              <w:t xml:space="preserve"> </w:t>
            </w:r>
            <w:hyperlink r:id="rId15" w:history="1">
              <w:r w:rsidR="00785F2E" w:rsidRPr="00785F2E">
                <w:rPr>
                  <w:rStyle w:val="Hyperlink"/>
                  <w:rFonts w:ascii="Times New Roman" w:eastAsia="SimSun" w:hAnsi="Times New Roman" w:cs="Times New Roman"/>
                  <w:szCs w:val="24"/>
                  <w:lang w:val="en-SG" w:eastAsia="zh-CN"/>
                </w:rPr>
                <w:t>https://hashmato.com/online-mobile-food-ordering-statistics-and-revenue-in-2025/</w:t>
              </w:r>
            </w:hyperlink>
          </w:p>
        </w:tc>
      </w:tr>
      <w:tr w:rsidR="00B0048E" w14:paraId="1AACE8FC" w14:textId="77777777" w:rsidTr="00B81302">
        <w:tc>
          <w:tcPr>
            <w:tcW w:w="2155" w:type="dxa"/>
          </w:tcPr>
          <w:p w14:paraId="5430460D" w14:textId="77777777" w:rsidR="00B0048E" w:rsidRDefault="00B0048E" w:rsidP="00B81302">
            <w:pPr>
              <w:tabs>
                <w:tab w:val="left" w:pos="360"/>
              </w:tabs>
              <w:rPr>
                <w:rFonts w:ascii="Times New Roman" w:eastAsia="SimSun" w:hAnsi="Times New Roman" w:cs="Times New Roman"/>
                <w:szCs w:val="24"/>
                <w:lang w:val="en-SG" w:eastAsia="zh-CN"/>
              </w:rPr>
            </w:pPr>
          </w:p>
        </w:tc>
        <w:tc>
          <w:tcPr>
            <w:tcW w:w="6862" w:type="dxa"/>
          </w:tcPr>
          <w:p w14:paraId="5AFC4341" w14:textId="77777777" w:rsidR="00B0048E" w:rsidRDefault="00B0048E" w:rsidP="00B172D6">
            <w:pPr>
              <w:tabs>
                <w:tab w:val="left" w:pos="360"/>
              </w:tabs>
              <w:jc w:val="both"/>
              <w:rPr>
                <w:rFonts w:ascii="Times New Roman" w:eastAsia="SimSun" w:hAnsi="Times New Roman" w:cs="Times New Roman"/>
                <w:szCs w:val="24"/>
                <w:lang w:val="en-SG" w:eastAsia="zh-CN"/>
              </w:rPr>
            </w:pPr>
          </w:p>
        </w:tc>
      </w:tr>
    </w:tbl>
    <w:p w14:paraId="23687F89" w14:textId="77777777" w:rsidR="001E66E0" w:rsidRPr="00B172D6" w:rsidRDefault="001E66E0" w:rsidP="00B172D6">
      <w:pPr>
        <w:tabs>
          <w:tab w:val="left" w:pos="360"/>
        </w:tabs>
        <w:jc w:val="both"/>
        <w:rPr>
          <w:rFonts w:ascii="Times New Roman" w:eastAsia="SimSun" w:hAnsi="Times New Roman" w:cs="Times New Roman"/>
          <w:szCs w:val="24"/>
          <w:lang w:val="en-SG" w:eastAsia="zh-CN"/>
        </w:rPr>
      </w:pPr>
    </w:p>
    <w:p w14:paraId="07DDFB76" w14:textId="77777777" w:rsidR="008068B1" w:rsidRDefault="008068B1">
      <w:pPr>
        <w:spacing w:after="160" w:line="259" w:lineRule="auto"/>
        <w:rPr>
          <w:rFonts w:ascii="Times" w:eastAsiaTheme="majorEastAsia" w:hAnsi="Times" w:cstheme="majorBidi"/>
          <w:b/>
          <w:color w:val="000000" w:themeColor="text1"/>
          <w:sz w:val="32"/>
          <w:szCs w:val="32"/>
        </w:rPr>
      </w:pPr>
      <w:r>
        <w:br w:type="page"/>
      </w:r>
    </w:p>
    <w:p w14:paraId="549B4B3A" w14:textId="7B3DA795" w:rsidR="00A9293B" w:rsidRPr="006875A9" w:rsidRDefault="00A9293B" w:rsidP="00A9293B">
      <w:pPr>
        <w:pStyle w:val="Heading2"/>
      </w:pPr>
      <w:bookmarkStart w:id="5" w:name="_Toc179731372"/>
      <w:r>
        <w:lastRenderedPageBreak/>
        <w:t xml:space="preserve">Section B: </w:t>
      </w:r>
      <w:r w:rsidR="00664359">
        <w:t xml:space="preserve">Interview </w:t>
      </w:r>
      <w:r w:rsidR="00E25E12">
        <w:t>F</w:t>
      </w:r>
      <w:r w:rsidR="00664359">
        <w:t xml:space="preserve">indings </w:t>
      </w:r>
      <w:r>
        <w:t>(</w:t>
      </w:r>
      <w:r w:rsidR="00640A37">
        <w:t>5</w:t>
      </w:r>
      <w:r>
        <w:t>%)</w:t>
      </w:r>
      <w:bookmarkEnd w:id="5"/>
    </w:p>
    <w:p w14:paraId="64A1CB7B" w14:textId="04DE6791" w:rsidR="00A9293B" w:rsidRDefault="00664359"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Interview </w:t>
      </w:r>
      <w:r w:rsidR="00D21454">
        <w:rPr>
          <w:rFonts w:ascii="Palatino Linotype" w:eastAsia="SimSun" w:hAnsi="Palatino Linotype"/>
          <w:bCs/>
          <w:lang w:eastAsia="zh-CN"/>
        </w:rPr>
        <w:t>5</w:t>
      </w:r>
      <w:r>
        <w:rPr>
          <w:rFonts w:ascii="Palatino Linotype" w:eastAsia="SimSun" w:hAnsi="Palatino Linotype"/>
          <w:bCs/>
          <w:lang w:eastAsia="zh-CN"/>
        </w:rPr>
        <w:t xml:space="preserve"> (</w:t>
      </w:r>
      <w:r w:rsidR="00D21454">
        <w:rPr>
          <w:rFonts w:ascii="Palatino Linotype" w:eastAsia="SimSun" w:hAnsi="Palatino Linotype"/>
          <w:bCs/>
          <w:lang w:eastAsia="zh-CN"/>
        </w:rPr>
        <w:t>FIVE</w:t>
      </w:r>
      <w:r>
        <w:rPr>
          <w:rFonts w:ascii="Palatino Linotype" w:eastAsia="SimSun" w:hAnsi="Palatino Linotype"/>
          <w:bCs/>
          <w:lang w:eastAsia="zh-CN"/>
        </w:rPr>
        <w:t xml:space="preserve">) IIT students to identify what kind of features they would want in the online website. </w:t>
      </w:r>
    </w:p>
    <w:p w14:paraId="607D2279" w14:textId="77777777" w:rsidR="00664359" w:rsidRDefault="00664359" w:rsidP="00A9293B">
      <w:pPr>
        <w:widowControl w:val="0"/>
        <w:overflowPunct w:val="0"/>
        <w:autoSpaceDE w:val="0"/>
        <w:autoSpaceDN w:val="0"/>
        <w:adjustRightInd w:val="0"/>
        <w:ind w:right="200"/>
        <w:jc w:val="both"/>
        <w:rPr>
          <w:rFonts w:ascii="Palatino Linotype" w:eastAsia="SimSun" w:hAnsi="Palatino Linotype"/>
          <w:bCs/>
          <w:lang w:eastAsia="zh-CN"/>
        </w:rPr>
      </w:pPr>
    </w:p>
    <w:tbl>
      <w:tblPr>
        <w:tblStyle w:val="TableGrid"/>
        <w:tblW w:w="0" w:type="auto"/>
        <w:tblLook w:val="04A0" w:firstRow="1" w:lastRow="0" w:firstColumn="1" w:lastColumn="0" w:noHBand="0" w:noVBand="1"/>
      </w:tblPr>
      <w:tblGrid>
        <w:gridCol w:w="3468"/>
        <w:gridCol w:w="5549"/>
      </w:tblGrid>
      <w:tr w:rsidR="007307EC" w14:paraId="09F462A7" w14:textId="77777777" w:rsidTr="007A76D0">
        <w:tc>
          <w:tcPr>
            <w:tcW w:w="2689" w:type="dxa"/>
          </w:tcPr>
          <w:p w14:paraId="75D6AAD8" w14:textId="2E59951A" w:rsidR="007307EC" w:rsidRPr="007307EC" w:rsidRDefault="007307EC" w:rsidP="00A9293B">
            <w:pPr>
              <w:widowControl w:val="0"/>
              <w:overflowPunct w:val="0"/>
              <w:autoSpaceDE w:val="0"/>
              <w:autoSpaceDN w:val="0"/>
              <w:adjustRightInd w:val="0"/>
              <w:ind w:right="200"/>
              <w:jc w:val="both"/>
              <w:rPr>
                <w:rFonts w:ascii="Palatino Linotype" w:eastAsia="SimSun" w:hAnsi="Palatino Linotype"/>
                <w:b/>
                <w:lang w:eastAsia="zh-CN"/>
              </w:rPr>
            </w:pPr>
            <w:r w:rsidRPr="007307EC">
              <w:rPr>
                <w:rFonts w:ascii="Palatino Linotype" w:eastAsia="SimSun" w:hAnsi="Palatino Linotype"/>
                <w:b/>
                <w:lang w:eastAsia="zh-CN"/>
              </w:rPr>
              <w:t>Student</w:t>
            </w:r>
            <w:r w:rsidR="007A76D0">
              <w:rPr>
                <w:rFonts w:ascii="Palatino Linotype" w:eastAsia="SimSun" w:hAnsi="Palatino Linotype"/>
                <w:b/>
                <w:lang w:eastAsia="zh-CN"/>
              </w:rPr>
              <w:t xml:space="preserve"> name &amp; email</w:t>
            </w:r>
          </w:p>
        </w:tc>
        <w:tc>
          <w:tcPr>
            <w:tcW w:w="6328" w:type="dxa"/>
          </w:tcPr>
          <w:p w14:paraId="47650818" w14:textId="539EB5CC" w:rsidR="007307EC" w:rsidRPr="007307EC" w:rsidRDefault="007307EC" w:rsidP="00A9293B">
            <w:pPr>
              <w:widowControl w:val="0"/>
              <w:overflowPunct w:val="0"/>
              <w:autoSpaceDE w:val="0"/>
              <w:autoSpaceDN w:val="0"/>
              <w:adjustRightInd w:val="0"/>
              <w:ind w:right="200"/>
              <w:jc w:val="both"/>
              <w:rPr>
                <w:rFonts w:ascii="Palatino Linotype" w:eastAsia="SimSun" w:hAnsi="Palatino Linotype"/>
                <w:b/>
                <w:lang w:eastAsia="zh-CN"/>
              </w:rPr>
            </w:pPr>
            <w:r w:rsidRPr="007307EC">
              <w:rPr>
                <w:rFonts w:ascii="Palatino Linotype" w:eastAsia="SimSun" w:hAnsi="Palatino Linotype"/>
                <w:b/>
                <w:lang w:eastAsia="zh-CN"/>
              </w:rPr>
              <w:t>Desired feature</w:t>
            </w:r>
          </w:p>
        </w:tc>
      </w:tr>
      <w:tr w:rsidR="007307EC" w14:paraId="2AC18E5E" w14:textId="77777777" w:rsidTr="007A76D0">
        <w:tc>
          <w:tcPr>
            <w:tcW w:w="2689" w:type="dxa"/>
          </w:tcPr>
          <w:p w14:paraId="72A9B01E" w14:textId="4CF499B1" w:rsidR="007307EC" w:rsidRDefault="00E52AED"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Ian Khoo Rei Jinn</w:t>
            </w:r>
          </w:p>
          <w:p w14:paraId="7F7963A6" w14:textId="6F98D2CC" w:rsidR="007A76D0" w:rsidRDefault="004F72E1"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XXXXXXXX@student.tp.edu.sg</w:t>
            </w:r>
          </w:p>
        </w:tc>
        <w:tc>
          <w:tcPr>
            <w:tcW w:w="6328" w:type="dxa"/>
          </w:tcPr>
          <w:p w14:paraId="6EF0E657" w14:textId="5C625620" w:rsidR="007307EC" w:rsidRDefault="000829F4"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An order history page showing previous orders </w:t>
            </w:r>
            <w:r w:rsidR="00BA3FC0">
              <w:rPr>
                <w:rFonts w:ascii="Palatino Linotype" w:eastAsia="SimSun" w:hAnsi="Palatino Linotype"/>
                <w:bCs/>
                <w:lang w:eastAsia="zh-CN"/>
              </w:rPr>
              <w:t>for easy reordering.</w:t>
            </w:r>
          </w:p>
        </w:tc>
      </w:tr>
      <w:tr w:rsidR="007307EC" w14:paraId="0CE2DAFD" w14:textId="77777777" w:rsidTr="007A76D0">
        <w:tc>
          <w:tcPr>
            <w:tcW w:w="2689" w:type="dxa"/>
          </w:tcPr>
          <w:p w14:paraId="2A4D3870" w14:textId="7D44D08B" w:rsidR="007307EC" w:rsidRDefault="004735D8" w:rsidP="004735D8">
            <w:pPr>
              <w:widowControl w:val="0"/>
              <w:overflowPunct w:val="0"/>
              <w:autoSpaceDE w:val="0"/>
              <w:autoSpaceDN w:val="0"/>
              <w:adjustRightInd w:val="0"/>
              <w:ind w:right="200"/>
              <w:rPr>
                <w:rFonts w:ascii="Palatino Linotype" w:eastAsia="SimSun" w:hAnsi="Palatino Linotype"/>
                <w:bCs/>
                <w:lang w:eastAsia="zh-CN"/>
              </w:rPr>
            </w:pPr>
            <w:r w:rsidRPr="004735D8">
              <w:rPr>
                <w:rFonts w:ascii="Palatino Linotype" w:eastAsia="SimSun" w:hAnsi="Palatino Linotype"/>
                <w:bCs/>
                <w:lang w:eastAsia="zh-CN"/>
              </w:rPr>
              <w:t>M</w:t>
            </w:r>
            <w:r>
              <w:rPr>
                <w:rFonts w:ascii="Palatino Linotype" w:eastAsia="SimSun" w:hAnsi="Palatino Linotype"/>
                <w:bCs/>
                <w:lang w:eastAsia="zh-CN"/>
              </w:rPr>
              <w:t>ohamed Anis</w:t>
            </w:r>
            <w:r w:rsidRPr="004735D8">
              <w:rPr>
                <w:rFonts w:ascii="Palatino Linotype" w:eastAsia="SimSun" w:hAnsi="Palatino Linotype"/>
                <w:bCs/>
                <w:lang w:eastAsia="zh-CN"/>
              </w:rPr>
              <w:t xml:space="preserve"> </w:t>
            </w:r>
            <w:proofErr w:type="gramStart"/>
            <w:r w:rsidR="00C52798" w:rsidRPr="004735D8">
              <w:rPr>
                <w:rFonts w:ascii="Palatino Linotype" w:eastAsia="SimSun" w:hAnsi="Palatino Linotype"/>
                <w:bCs/>
                <w:lang w:eastAsia="zh-CN"/>
              </w:rPr>
              <w:t>B</w:t>
            </w:r>
            <w:r w:rsidR="00C52798">
              <w:rPr>
                <w:rFonts w:ascii="Palatino Linotype" w:eastAsia="SimSun" w:hAnsi="Palatino Linotype"/>
                <w:bCs/>
                <w:lang w:eastAsia="zh-CN"/>
              </w:rPr>
              <w:t>in</w:t>
            </w:r>
            <w:proofErr w:type="gramEnd"/>
            <w:r w:rsidR="006B3DA2">
              <w:rPr>
                <w:rFonts w:ascii="Palatino Linotype" w:eastAsia="SimSun" w:hAnsi="Palatino Linotype"/>
                <w:bCs/>
                <w:lang w:eastAsia="zh-CN"/>
              </w:rPr>
              <w:t xml:space="preserve"> </w:t>
            </w:r>
            <w:r w:rsidR="00C52798">
              <w:rPr>
                <w:rFonts w:ascii="Palatino Linotype" w:eastAsia="SimSun" w:hAnsi="Palatino Linotype"/>
                <w:bCs/>
                <w:lang w:eastAsia="zh-CN"/>
              </w:rPr>
              <w:t>Mohamad</w:t>
            </w:r>
            <w:r w:rsidRPr="004735D8">
              <w:rPr>
                <w:rFonts w:ascii="Palatino Linotype" w:eastAsia="SimSun" w:hAnsi="Palatino Linotype"/>
                <w:bCs/>
                <w:lang w:eastAsia="zh-CN"/>
              </w:rPr>
              <w:t xml:space="preserve"> </w:t>
            </w:r>
            <w:r>
              <w:rPr>
                <w:rFonts w:ascii="Palatino Linotype" w:eastAsia="SimSun" w:hAnsi="Palatino Linotype"/>
                <w:bCs/>
                <w:lang w:eastAsia="zh-CN"/>
              </w:rPr>
              <w:t>Suhaimi</w:t>
            </w:r>
          </w:p>
          <w:p w14:paraId="5E7F823D" w14:textId="77555D8F" w:rsidR="00C52798" w:rsidRDefault="00C52798" w:rsidP="004735D8">
            <w:pPr>
              <w:widowControl w:val="0"/>
              <w:overflowPunct w:val="0"/>
              <w:autoSpaceDE w:val="0"/>
              <w:autoSpaceDN w:val="0"/>
              <w:adjustRightInd w:val="0"/>
              <w:ind w:right="200"/>
              <w:rPr>
                <w:rFonts w:ascii="Palatino Linotype" w:eastAsia="SimSun" w:hAnsi="Palatino Linotype"/>
                <w:bCs/>
                <w:lang w:eastAsia="zh-CN"/>
              </w:rPr>
            </w:pPr>
            <w:r w:rsidRPr="00C52798">
              <w:rPr>
                <w:rFonts w:ascii="Palatino Linotype" w:eastAsia="SimSun" w:hAnsi="Palatino Linotype"/>
                <w:bCs/>
                <w:lang w:eastAsia="zh-CN"/>
              </w:rPr>
              <w:t>XXXXXXXX@student.tp.edu.sg</w:t>
            </w:r>
          </w:p>
        </w:tc>
        <w:tc>
          <w:tcPr>
            <w:tcW w:w="6328" w:type="dxa"/>
          </w:tcPr>
          <w:p w14:paraId="5CB4530C" w14:textId="57B4C52D" w:rsidR="007307EC" w:rsidRDefault="00BA3FC0"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Display estimated waiting time for each order making it easier to decide which stall to buy from.</w:t>
            </w:r>
          </w:p>
        </w:tc>
      </w:tr>
      <w:tr w:rsidR="009D7D97" w14:paraId="6EC994F6" w14:textId="77777777" w:rsidTr="007A76D0">
        <w:tc>
          <w:tcPr>
            <w:tcW w:w="2689" w:type="dxa"/>
          </w:tcPr>
          <w:p w14:paraId="6125A6B0" w14:textId="77777777" w:rsidR="009D7D97" w:rsidRDefault="005E2559" w:rsidP="004735D8">
            <w:pPr>
              <w:widowControl w:val="0"/>
              <w:overflowPunct w:val="0"/>
              <w:autoSpaceDE w:val="0"/>
              <w:autoSpaceDN w:val="0"/>
              <w:adjustRightInd w:val="0"/>
              <w:ind w:right="200"/>
              <w:rPr>
                <w:rFonts w:ascii="Palatino Linotype" w:eastAsia="SimSun" w:hAnsi="Palatino Linotype"/>
                <w:bCs/>
                <w:lang w:eastAsia="zh-CN"/>
              </w:rPr>
            </w:pPr>
            <w:r>
              <w:rPr>
                <w:rFonts w:ascii="Palatino Linotype" w:eastAsia="SimSun" w:hAnsi="Palatino Linotype"/>
                <w:bCs/>
                <w:lang w:eastAsia="zh-CN"/>
              </w:rPr>
              <w:t>Leon Jr Chua</w:t>
            </w:r>
          </w:p>
          <w:p w14:paraId="6F3990AA" w14:textId="05FB4FC6" w:rsidR="00243CF8" w:rsidRPr="004735D8" w:rsidRDefault="00243CF8" w:rsidP="004735D8">
            <w:pPr>
              <w:widowControl w:val="0"/>
              <w:overflowPunct w:val="0"/>
              <w:autoSpaceDE w:val="0"/>
              <w:autoSpaceDN w:val="0"/>
              <w:adjustRightInd w:val="0"/>
              <w:ind w:right="200"/>
              <w:rPr>
                <w:rFonts w:ascii="Palatino Linotype" w:eastAsia="SimSun" w:hAnsi="Palatino Linotype"/>
                <w:bCs/>
                <w:lang w:eastAsia="zh-CN"/>
              </w:rPr>
            </w:pPr>
            <w:r w:rsidRPr="00243CF8">
              <w:rPr>
                <w:rFonts w:ascii="Palatino Linotype" w:eastAsia="SimSun" w:hAnsi="Palatino Linotype"/>
                <w:bCs/>
                <w:lang w:eastAsia="zh-CN"/>
              </w:rPr>
              <w:t>XXXXXXXX@student.tp.edu.sg</w:t>
            </w:r>
          </w:p>
        </w:tc>
        <w:tc>
          <w:tcPr>
            <w:tcW w:w="6328" w:type="dxa"/>
          </w:tcPr>
          <w:p w14:paraId="0E6FB6EF" w14:textId="0B5730D9" w:rsidR="009D7D97" w:rsidRDefault="00E16D40"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Ability to filter stalls by cuisine, food type, halal-certification, so users can quickly find what they want.</w:t>
            </w:r>
          </w:p>
        </w:tc>
      </w:tr>
      <w:tr w:rsidR="007307EC" w14:paraId="2ACDBAFB" w14:textId="77777777" w:rsidTr="007A76D0">
        <w:tc>
          <w:tcPr>
            <w:tcW w:w="2689" w:type="dxa"/>
          </w:tcPr>
          <w:p w14:paraId="06A695B5" w14:textId="77777777" w:rsidR="007307EC" w:rsidRDefault="00CA0540"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Molina Adiel Vince Espiritu</w:t>
            </w:r>
          </w:p>
          <w:p w14:paraId="75F7D766" w14:textId="562B6789" w:rsidR="002609C6" w:rsidRDefault="002609C6" w:rsidP="00A9293B">
            <w:pPr>
              <w:widowControl w:val="0"/>
              <w:overflowPunct w:val="0"/>
              <w:autoSpaceDE w:val="0"/>
              <w:autoSpaceDN w:val="0"/>
              <w:adjustRightInd w:val="0"/>
              <w:ind w:right="200"/>
              <w:jc w:val="both"/>
              <w:rPr>
                <w:rFonts w:ascii="Palatino Linotype" w:eastAsia="SimSun" w:hAnsi="Palatino Linotype"/>
                <w:bCs/>
                <w:lang w:eastAsia="zh-CN"/>
              </w:rPr>
            </w:pPr>
            <w:r w:rsidRPr="002609C6">
              <w:rPr>
                <w:rFonts w:ascii="Palatino Linotype" w:eastAsia="SimSun" w:hAnsi="Palatino Linotype"/>
                <w:bCs/>
                <w:lang w:eastAsia="zh-CN"/>
              </w:rPr>
              <w:t>XXXXXXXX@student.tp.edu.sg</w:t>
            </w:r>
          </w:p>
        </w:tc>
        <w:tc>
          <w:tcPr>
            <w:tcW w:w="6328" w:type="dxa"/>
          </w:tcPr>
          <w:p w14:paraId="400F6CCD" w14:textId="3978506A" w:rsidR="007307EC" w:rsidRDefault="0025104F"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Real time messaging feature for users to contact stall vendors directly about </w:t>
            </w:r>
            <w:r w:rsidR="000829F4">
              <w:rPr>
                <w:rFonts w:ascii="Palatino Linotype" w:eastAsia="SimSun" w:hAnsi="Palatino Linotype"/>
                <w:bCs/>
                <w:lang w:eastAsia="zh-CN"/>
              </w:rPr>
              <w:t>special requests or changes.</w:t>
            </w:r>
          </w:p>
        </w:tc>
      </w:tr>
      <w:tr w:rsidR="009D7D97" w14:paraId="3DEDA83E" w14:textId="77777777" w:rsidTr="007A76D0">
        <w:tc>
          <w:tcPr>
            <w:tcW w:w="2689" w:type="dxa"/>
          </w:tcPr>
          <w:p w14:paraId="4BB9C93E" w14:textId="3FE2E7D2" w:rsidR="009D7D97" w:rsidRDefault="00243CF8"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Duke Lucas Ho Shu Huang</w:t>
            </w:r>
          </w:p>
          <w:p w14:paraId="16DC7877" w14:textId="3833B494" w:rsidR="00243CF8" w:rsidRDefault="00243CF8" w:rsidP="00A9293B">
            <w:pPr>
              <w:widowControl w:val="0"/>
              <w:overflowPunct w:val="0"/>
              <w:autoSpaceDE w:val="0"/>
              <w:autoSpaceDN w:val="0"/>
              <w:adjustRightInd w:val="0"/>
              <w:ind w:right="200"/>
              <w:jc w:val="both"/>
              <w:rPr>
                <w:rFonts w:ascii="Palatino Linotype" w:eastAsia="SimSun" w:hAnsi="Palatino Linotype"/>
                <w:bCs/>
                <w:lang w:eastAsia="zh-CN"/>
              </w:rPr>
            </w:pPr>
            <w:r w:rsidRPr="00243CF8">
              <w:rPr>
                <w:rFonts w:ascii="Palatino Linotype" w:eastAsia="SimSun" w:hAnsi="Palatino Linotype"/>
                <w:bCs/>
                <w:lang w:eastAsia="zh-CN"/>
              </w:rPr>
              <w:t>XXXXXXXX@student.tp.edu.sg</w:t>
            </w:r>
          </w:p>
        </w:tc>
        <w:tc>
          <w:tcPr>
            <w:tcW w:w="6328" w:type="dxa"/>
          </w:tcPr>
          <w:p w14:paraId="23062607" w14:textId="2D12B910" w:rsidR="009D7D97" w:rsidRDefault="003800CA"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Show stall operating hours </w:t>
            </w:r>
            <w:r w:rsidR="00B83F49">
              <w:rPr>
                <w:rFonts w:ascii="Palatino Linotype" w:eastAsia="SimSun" w:hAnsi="Palatino Linotype"/>
                <w:bCs/>
                <w:lang w:eastAsia="zh-CN"/>
              </w:rPr>
              <w:t>to provide clarity and know which stalls will be open.</w:t>
            </w:r>
          </w:p>
        </w:tc>
      </w:tr>
    </w:tbl>
    <w:p w14:paraId="701B016C" w14:textId="77777777" w:rsidR="00B83F49" w:rsidRDefault="00B83F49">
      <w:pPr>
        <w:spacing w:after="160" w:line="259" w:lineRule="auto"/>
        <w:rPr>
          <w:rFonts w:ascii="Palatino Linotype" w:eastAsia="SimSun" w:hAnsi="Palatino Linotype"/>
          <w:bCs/>
          <w:lang w:eastAsia="zh-CN"/>
        </w:rPr>
      </w:pPr>
    </w:p>
    <w:p w14:paraId="47BDBBE2" w14:textId="369AE3BD" w:rsidR="00826AF2" w:rsidRDefault="0082782C">
      <w:pPr>
        <w:spacing w:after="160" w:line="259" w:lineRule="auto"/>
        <w:rPr>
          <w:rFonts w:ascii="Palatino Linotype" w:eastAsia="SimSun" w:hAnsi="Palatino Linotype"/>
          <w:bCs/>
          <w:lang w:eastAsia="zh-CN"/>
        </w:rPr>
      </w:pPr>
      <w:r>
        <w:rPr>
          <w:rFonts w:ascii="Palatino Linotype" w:eastAsia="SimSun" w:hAnsi="Palatino Linotype"/>
          <w:bCs/>
          <w:lang w:eastAsia="zh-CN"/>
        </w:rPr>
        <w:lastRenderedPageBreak/>
        <w:t>Evidence of collection of responses</w:t>
      </w:r>
      <w:r w:rsidR="00961A30">
        <w:rPr>
          <w:rFonts w:ascii="Palatino Linotype" w:eastAsia="SimSun" w:hAnsi="Palatino Linotype"/>
          <w:bCs/>
          <w:lang w:eastAsia="zh-CN"/>
        </w:rPr>
        <w:t>:</w:t>
      </w:r>
      <w:r w:rsidR="00D1353C" w:rsidRPr="00D1353C">
        <w:rPr>
          <w:rFonts w:ascii="Palatino Linotype" w:eastAsia="SimSun" w:hAnsi="Palatino Linotype"/>
          <w:bCs/>
          <w:lang w:eastAsia="zh-CN"/>
        </w:rPr>
        <w:t xml:space="preserve"> </w:t>
      </w:r>
      <w:r w:rsidR="00D1353C" w:rsidRPr="00961A30">
        <w:rPr>
          <w:rFonts w:ascii="Palatino Linotype" w:eastAsia="SimSun" w:hAnsi="Palatino Linotype"/>
          <w:bCs/>
          <w:lang w:eastAsia="zh-CN"/>
        </w:rPr>
        <w:drawing>
          <wp:inline distT="0" distB="0" distL="0" distR="0" wp14:anchorId="277D867A" wp14:editId="159CACB9">
            <wp:extent cx="4462471" cy="6769290"/>
            <wp:effectExtent l="0" t="0" r="0" b="0"/>
            <wp:docPr id="15172978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7819" name="Picture 1" descr="A screenshot of a chat&#10;&#10;AI-generated content may be incorrect."/>
                    <pic:cNvPicPr/>
                  </pic:nvPicPr>
                  <pic:blipFill>
                    <a:blip r:embed="rId16"/>
                    <a:stretch>
                      <a:fillRect/>
                    </a:stretch>
                  </pic:blipFill>
                  <pic:spPr>
                    <a:xfrm>
                      <a:off x="0" y="0"/>
                      <a:ext cx="4478154" cy="6793080"/>
                    </a:xfrm>
                    <a:prstGeom prst="rect">
                      <a:avLst/>
                    </a:prstGeom>
                  </pic:spPr>
                </pic:pic>
              </a:graphicData>
            </a:graphic>
          </wp:inline>
        </w:drawing>
      </w:r>
    </w:p>
    <w:p w14:paraId="2AA8247E" w14:textId="77777777" w:rsidR="00D1353C" w:rsidRDefault="00D1353C">
      <w:pPr>
        <w:spacing w:after="160" w:line="259" w:lineRule="auto"/>
        <w:rPr>
          <w:rFonts w:ascii="Palatino Linotype" w:eastAsia="SimSun" w:hAnsi="Palatino Linotype"/>
          <w:bCs/>
          <w:lang w:eastAsia="zh-CN"/>
        </w:rPr>
      </w:pPr>
    </w:p>
    <w:p w14:paraId="2D898735" w14:textId="77777777" w:rsidR="00D1353C" w:rsidRDefault="00D1353C">
      <w:pPr>
        <w:spacing w:after="160" w:line="259" w:lineRule="auto"/>
        <w:rPr>
          <w:rFonts w:ascii="Palatino Linotype" w:eastAsia="SimSun" w:hAnsi="Palatino Linotype"/>
          <w:bCs/>
          <w:lang w:eastAsia="zh-CN"/>
        </w:rPr>
      </w:pPr>
    </w:p>
    <w:p w14:paraId="081BC2C7" w14:textId="77777777" w:rsidR="00D1353C" w:rsidRDefault="00D1353C">
      <w:pPr>
        <w:spacing w:after="160" w:line="259" w:lineRule="auto"/>
        <w:rPr>
          <w:rFonts w:ascii="Palatino Linotype" w:eastAsia="SimSun" w:hAnsi="Palatino Linotype"/>
          <w:bCs/>
          <w:lang w:eastAsia="zh-CN"/>
        </w:rPr>
      </w:pPr>
    </w:p>
    <w:p w14:paraId="62D040B4" w14:textId="77777777" w:rsidR="00D1353C" w:rsidRDefault="00D1353C">
      <w:pPr>
        <w:spacing w:after="160" w:line="259" w:lineRule="auto"/>
        <w:rPr>
          <w:rFonts w:ascii="Palatino Linotype" w:eastAsia="SimSun" w:hAnsi="Palatino Linotype"/>
          <w:bCs/>
          <w:lang w:eastAsia="zh-CN"/>
        </w:rPr>
      </w:pPr>
    </w:p>
    <w:p w14:paraId="092E5691" w14:textId="372FFEBF" w:rsidR="00961A30" w:rsidRDefault="00961A30">
      <w:pPr>
        <w:spacing w:after="160" w:line="259" w:lineRule="auto"/>
        <w:rPr>
          <w:rFonts w:ascii="Palatino Linotype" w:eastAsia="SimSun" w:hAnsi="Palatino Linotype"/>
          <w:bCs/>
          <w:lang w:eastAsia="zh-CN"/>
        </w:rPr>
      </w:pPr>
    </w:p>
    <w:p w14:paraId="2A14156C" w14:textId="5D17AB7F" w:rsidR="007307EC" w:rsidRDefault="007307EC">
      <w:pPr>
        <w:spacing w:after="160" w:line="259" w:lineRule="auto"/>
        <w:rPr>
          <w:rFonts w:ascii="Palatino Linotype" w:eastAsia="SimSun" w:hAnsi="Palatino Linotype"/>
          <w:bCs/>
          <w:lang w:eastAsia="zh-CN"/>
        </w:rPr>
      </w:pPr>
      <w:r>
        <w:rPr>
          <w:rFonts w:ascii="Palatino Linotype" w:eastAsia="SimSun" w:hAnsi="Palatino Linotype"/>
          <w:bCs/>
          <w:lang w:eastAsia="zh-CN"/>
        </w:rPr>
        <w:lastRenderedPageBreak/>
        <w:t>Provide an insightful summary on the interview findings</w:t>
      </w:r>
      <w:r w:rsidR="00D21454">
        <w:rPr>
          <w:rFonts w:ascii="Palatino Linotype" w:eastAsia="SimSun" w:hAnsi="Palatino Linotype"/>
          <w:bCs/>
          <w:lang w:eastAsia="zh-CN"/>
        </w:rPr>
        <w:t>, listing all the features you would like to include in your proposed website</w:t>
      </w:r>
      <w:r>
        <w:rPr>
          <w:rFonts w:ascii="Palatino Linotype" w:eastAsia="SimSun" w:hAnsi="Palatino Linotype"/>
          <w:bCs/>
          <w:lang w:eastAsia="zh-CN"/>
        </w:rPr>
        <w:t>:</w:t>
      </w:r>
    </w:p>
    <w:p w14:paraId="1EF52056" w14:textId="3CE64F5F" w:rsidR="00E22D63" w:rsidRDefault="008901BA" w:rsidP="00E22D63">
      <w:pPr>
        <w:spacing w:after="160" w:line="259" w:lineRule="auto"/>
        <w:rPr>
          <w:rFonts w:ascii="Palatino Linotype" w:eastAsia="SimSun" w:hAnsi="Palatino Linotype"/>
          <w:bCs/>
          <w:lang w:eastAsia="zh-CN"/>
        </w:rPr>
      </w:pPr>
      <w:r>
        <w:rPr>
          <w:rFonts w:ascii="Palatino Linotype" w:eastAsia="SimSun" w:hAnsi="Palatino Linotype"/>
          <w:bCs/>
          <w:lang w:eastAsia="zh-CN"/>
        </w:rPr>
        <w:t>After considering all suggestions, three features were chosen for the final design, stall filtering, estimated waiting time and order history as they are the most relevant and practical for this project. The other two features, Real-Time Messaging and Stall Operating hours were discarded as they were impractical and would create more problems than benefit provided</w:t>
      </w:r>
      <w:r w:rsidR="008E2F4F">
        <w:rPr>
          <w:rFonts w:ascii="Palatino Linotype" w:eastAsia="SimSun" w:hAnsi="Palatino Linotype"/>
          <w:bCs/>
          <w:lang w:eastAsia="zh-CN"/>
        </w:rPr>
        <w:t>.</w:t>
      </w:r>
      <w:r w:rsidR="002B558B">
        <w:rPr>
          <w:rFonts w:ascii="Palatino Linotype" w:eastAsia="SimSun" w:hAnsi="Palatino Linotype"/>
          <w:bCs/>
          <w:lang w:eastAsia="zh-CN"/>
        </w:rPr>
        <w:t xml:space="preserve"> The stall filtering </w:t>
      </w:r>
      <w:r w:rsidR="00E22D63">
        <w:rPr>
          <w:rFonts w:ascii="Palatino Linotype" w:eastAsia="SimSun" w:hAnsi="Palatino Linotype"/>
          <w:bCs/>
          <w:lang w:eastAsia="zh-CN"/>
        </w:rPr>
        <w:t>feature was</w:t>
      </w:r>
      <w:r w:rsidR="002B558B">
        <w:rPr>
          <w:rFonts w:ascii="Palatino Linotype" w:eastAsia="SimSun" w:hAnsi="Palatino Linotype"/>
          <w:bCs/>
          <w:lang w:eastAsia="zh-CN"/>
        </w:rPr>
        <w:t xml:space="preserve"> implemented as it would help students decide what to eat faster by categorising stalls according to cuisine or food type, which makes browsing more convenient and can be implement </w:t>
      </w:r>
      <w:r w:rsidR="00E22D63">
        <w:rPr>
          <w:rFonts w:ascii="Palatino Linotype" w:eastAsia="SimSun" w:hAnsi="Palatino Linotype"/>
          <w:bCs/>
          <w:lang w:eastAsia="zh-CN"/>
        </w:rPr>
        <w:t>easily. The</w:t>
      </w:r>
      <w:r w:rsidR="00997BD4">
        <w:rPr>
          <w:rFonts w:ascii="Palatino Linotype" w:eastAsia="SimSun" w:hAnsi="Palatino Linotype"/>
          <w:bCs/>
          <w:lang w:eastAsia="zh-CN"/>
        </w:rPr>
        <w:t xml:space="preserve"> estimated waiting time feature was selected as it improves convenience and makes time management easier</w:t>
      </w:r>
      <w:r w:rsidR="003A118B">
        <w:rPr>
          <w:rFonts w:ascii="Palatino Linotype" w:eastAsia="SimSun" w:hAnsi="Palatino Linotype"/>
          <w:bCs/>
          <w:lang w:eastAsia="zh-CN"/>
        </w:rPr>
        <w:t>. By showing the approximate preparation time for each stall students can plan their breaks better and avoid long waits</w:t>
      </w:r>
      <w:r w:rsidR="004C1D5B">
        <w:rPr>
          <w:rFonts w:ascii="Palatino Linotype" w:eastAsia="SimSun" w:hAnsi="Palatino Linotype"/>
          <w:bCs/>
          <w:lang w:eastAsia="zh-CN"/>
        </w:rPr>
        <w:t xml:space="preserve">. The order history feature was also added for its </w:t>
      </w:r>
      <w:r w:rsidR="00E22D63">
        <w:rPr>
          <w:rFonts w:ascii="Palatino Linotype" w:eastAsia="SimSun" w:hAnsi="Palatino Linotype"/>
          <w:bCs/>
          <w:lang w:eastAsia="zh-CN"/>
        </w:rPr>
        <w:t>usefulness,</w:t>
      </w:r>
      <w:r w:rsidR="00167AF4">
        <w:rPr>
          <w:rFonts w:ascii="Palatino Linotype" w:eastAsia="SimSun" w:hAnsi="Palatino Linotype"/>
          <w:bCs/>
          <w:lang w:eastAsia="zh-CN"/>
        </w:rPr>
        <w:t xml:space="preserve"> and reduces the time taken to reorder the same meal and especially benefits frequent users</w:t>
      </w:r>
      <w:r w:rsidR="00E22D63">
        <w:rPr>
          <w:rFonts w:ascii="Palatino Linotype" w:eastAsia="SimSun" w:hAnsi="Palatino Linotype"/>
          <w:bCs/>
          <w:lang w:eastAsia="zh-CN"/>
        </w:rPr>
        <w:t>.</w:t>
      </w:r>
    </w:p>
    <w:p w14:paraId="6FFFCB50" w14:textId="77777777" w:rsidR="00E22D63" w:rsidRDefault="00E22D63" w:rsidP="00E22D63">
      <w:pPr>
        <w:spacing w:after="160" w:line="259" w:lineRule="auto"/>
        <w:rPr>
          <w:rFonts w:ascii="Palatino Linotype" w:eastAsia="SimSun" w:hAnsi="Palatino Linotype"/>
          <w:bCs/>
          <w:lang w:eastAsia="zh-CN"/>
        </w:rPr>
      </w:pPr>
    </w:p>
    <w:p w14:paraId="425BF67E" w14:textId="40C1715F" w:rsidR="00E22D63" w:rsidRDefault="00E22D63" w:rsidP="00E22D63">
      <w:pPr>
        <w:spacing w:after="160" w:line="259" w:lineRule="auto"/>
        <w:rPr>
          <w:rFonts w:ascii="Palatino Linotype" w:eastAsia="SimSun" w:hAnsi="Palatino Linotype"/>
          <w:bCs/>
          <w:lang w:eastAsia="zh-CN"/>
        </w:rPr>
      </w:pPr>
      <w:r>
        <w:rPr>
          <w:rFonts w:ascii="Palatino Linotype" w:eastAsia="SimSun" w:hAnsi="Palatino Linotype"/>
          <w:bCs/>
          <w:lang w:eastAsia="zh-CN"/>
        </w:rPr>
        <w:t>Features which will be implemented:</w:t>
      </w:r>
    </w:p>
    <w:p w14:paraId="5595A0E9" w14:textId="77777777" w:rsidR="00E22D63" w:rsidRDefault="00E22D63" w:rsidP="00E22D63">
      <w:pPr>
        <w:spacing w:after="160" w:line="259" w:lineRule="auto"/>
        <w:rPr>
          <w:rFonts w:ascii="Palatino Linotype" w:eastAsia="SimSun" w:hAnsi="Palatino Linotype"/>
          <w:bCs/>
          <w:lang w:eastAsia="zh-CN"/>
        </w:rPr>
      </w:pPr>
    </w:p>
    <w:p w14:paraId="5D0C1A23" w14:textId="77777777" w:rsidR="00E22D63" w:rsidRDefault="00E22D63" w:rsidP="00E22D63">
      <w:pPr>
        <w:pStyle w:val="ListParagraph"/>
        <w:numPr>
          <w:ilvl w:val="0"/>
          <w:numId w:val="7"/>
        </w:numPr>
        <w:spacing w:after="160" w:line="259" w:lineRule="auto"/>
        <w:rPr>
          <w:rFonts w:ascii="Palatino Linotype" w:eastAsia="SimSun" w:hAnsi="Palatino Linotype"/>
          <w:b/>
          <w:lang w:eastAsia="zh-CN"/>
        </w:rPr>
      </w:pPr>
      <w:r w:rsidRPr="00D726DD">
        <w:rPr>
          <w:rFonts w:ascii="Palatino Linotype" w:eastAsia="SimSun" w:hAnsi="Palatino Linotype"/>
          <w:b/>
          <w:lang w:eastAsia="zh-CN"/>
        </w:rPr>
        <w:t>Order History Page</w:t>
      </w:r>
    </w:p>
    <w:p w14:paraId="34538CCE" w14:textId="77777777" w:rsidR="00E22D63" w:rsidRDefault="00E22D63" w:rsidP="00E22D63">
      <w:pPr>
        <w:pStyle w:val="ListParagraph"/>
        <w:spacing w:after="160" w:line="259" w:lineRule="auto"/>
        <w:rPr>
          <w:rFonts w:ascii="Palatino Linotype" w:eastAsia="SimSun" w:hAnsi="Palatino Linotype"/>
          <w:bCs/>
          <w:lang w:eastAsia="zh-CN"/>
        </w:rPr>
      </w:pPr>
      <w:r>
        <w:rPr>
          <w:rFonts w:ascii="Palatino Linotype" w:eastAsia="SimSun" w:hAnsi="Palatino Linotype"/>
          <w:bCs/>
          <w:lang w:eastAsia="zh-CN"/>
        </w:rPr>
        <w:t>The Order History feature would give students a record of their past orders. This would allow users to conveniently reorder past meals without having to search for them again, saving time for frequent buyers.</w:t>
      </w:r>
    </w:p>
    <w:p w14:paraId="044D7762" w14:textId="77777777" w:rsidR="00E22D63" w:rsidRDefault="00E22D63" w:rsidP="00E22D63">
      <w:pPr>
        <w:pStyle w:val="ListParagraph"/>
        <w:spacing w:after="160" w:line="259" w:lineRule="auto"/>
        <w:rPr>
          <w:rFonts w:ascii="Palatino Linotype" w:eastAsia="SimSun" w:hAnsi="Palatino Linotype"/>
          <w:bCs/>
          <w:lang w:eastAsia="zh-CN"/>
        </w:rPr>
      </w:pPr>
    </w:p>
    <w:p w14:paraId="2AE99516" w14:textId="77777777" w:rsidR="00E22D63" w:rsidRPr="00FB7A11" w:rsidRDefault="00E22D63" w:rsidP="00E22D63">
      <w:pPr>
        <w:pStyle w:val="ListParagraph"/>
        <w:numPr>
          <w:ilvl w:val="0"/>
          <w:numId w:val="7"/>
        </w:numPr>
        <w:spacing w:after="160" w:line="259" w:lineRule="auto"/>
        <w:rPr>
          <w:rFonts w:ascii="Palatino Linotype" w:eastAsia="SimSun" w:hAnsi="Palatino Linotype"/>
          <w:b/>
          <w:lang w:eastAsia="zh-CN"/>
        </w:rPr>
      </w:pPr>
      <w:r w:rsidRPr="00FB7A11">
        <w:rPr>
          <w:rFonts w:ascii="Palatino Linotype" w:eastAsia="SimSun" w:hAnsi="Palatino Linotype"/>
          <w:b/>
          <w:lang w:eastAsia="zh-CN"/>
        </w:rPr>
        <w:t>Estimated Waiting Time</w:t>
      </w:r>
    </w:p>
    <w:p w14:paraId="5E094674" w14:textId="06F0B2CB" w:rsidR="00E22D63" w:rsidRDefault="00E22D63" w:rsidP="00E22D63">
      <w:pPr>
        <w:pStyle w:val="ListParagraph"/>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The Estimated Waiting Time feature would show an approximate preparation time for each stall, helping users decide which stall to order from. Students can compare the waiting time </w:t>
      </w:r>
      <w:r w:rsidR="007F1038">
        <w:rPr>
          <w:rFonts w:ascii="Palatino Linotype" w:eastAsia="SimSun" w:hAnsi="Palatino Linotype"/>
          <w:bCs/>
          <w:lang w:eastAsia="zh-CN"/>
        </w:rPr>
        <w:t>for different</w:t>
      </w:r>
      <w:r>
        <w:rPr>
          <w:rFonts w:ascii="Palatino Linotype" w:eastAsia="SimSun" w:hAnsi="Palatino Linotype"/>
          <w:bCs/>
          <w:lang w:eastAsia="zh-CN"/>
        </w:rPr>
        <w:t xml:space="preserve"> stalls before ordering, which would benefit students by reducing the uncertainty of time before their order is ready.</w:t>
      </w:r>
    </w:p>
    <w:p w14:paraId="24E0CBB3" w14:textId="77777777" w:rsidR="00E22D63" w:rsidRDefault="00E22D63" w:rsidP="00E22D63">
      <w:pPr>
        <w:pStyle w:val="ListParagraph"/>
        <w:spacing w:after="160" w:line="259" w:lineRule="auto"/>
        <w:rPr>
          <w:rFonts w:ascii="Palatino Linotype" w:eastAsia="SimSun" w:hAnsi="Palatino Linotype"/>
          <w:bCs/>
          <w:lang w:eastAsia="zh-CN"/>
        </w:rPr>
      </w:pPr>
    </w:p>
    <w:p w14:paraId="5EF359A8" w14:textId="77777777" w:rsidR="00E22D63" w:rsidRPr="0090289F" w:rsidRDefault="00E22D63" w:rsidP="00E22D63">
      <w:pPr>
        <w:pStyle w:val="ListParagraph"/>
        <w:numPr>
          <w:ilvl w:val="0"/>
          <w:numId w:val="7"/>
        </w:numPr>
        <w:spacing w:after="160" w:line="259" w:lineRule="auto"/>
        <w:rPr>
          <w:rFonts w:ascii="Palatino Linotype" w:eastAsia="SimSun" w:hAnsi="Palatino Linotype"/>
          <w:b/>
          <w:lang w:eastAsia="zh-CN"/>
        </w:rPr>
      </w:pPr>
      <w:r w:rsidRPr="0090289F">
        <w:rPr>
          <w:rFonts w:ascii="Palatino Linotype" w:eastAsia="SimSun" w:hAnsi="Palatino Linotype"/>
          <w:b/>
          <w:lang w:eastAsia="zh-CN"/>
        </w:rPr>
        <w:t xml:space="preserve">Stall Filtering </w:t>
      </w:r>
    </w:p>
    <w:p w14:paraId="38C374BF" w14:textId="71353D11" w:rsidR="00E22D63" w:rsidRDefault="00E22D63" w:rsidP="00E22D63">
      <w:pPr>
        <w:pStyle w:val="ListParagraph"/>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The stall filtering feature would categorise stalls by food type </w:t>
      </w:r>
      <w:r w:rsidR="007F1038">
        <w:rPr>
          <w:rFonts w:ascii="Palatino Linotype" w:eastAsia="SimSun" w:hAnsi="Palatino Linotype"/>
          <w:bCs/>
          <w:lang w:eastAsia="zh-CN"/>
        </w:rPr>
        <w:t xml:space="preserve">or </w:t>
      </w:r>
      <w:proofErr w:type="gramStart"/>
      <w:r w:rsidR="007F1038">
        <w:rPr>
          <w:rFonts w:ascii="Palatino Linotype" w:eastAsia="SimSun" w:hAnsi="Palatino Linotype"/>
          <w:bCs/>
          <w:lang w:eastAsia="zh-CN"/>
        </w:rPr>
        <w:t>cuisine</w:t>
      </w:r>
      <w:r>
        <w:rPr>
          <w:rFonts w:ascii="Palatino Linotype" w:eastAsia="SimSun" w:hAnsi="Palatino Linotype"/>
          <w:bCs/>
          <w:lang w:eastAsia="zh-CN"/>
        </w:rPr>
        <w:t xml:space="preserve"> ,</w:t>
      </w:r>
      <w:proofErr w:type="gramEnd"/>
      <w:r>
        <w:rPr>
          <w:rFonts w:ascii="Palatino Linotype" w:eastAsia="SimSun" w:hAnsi="Palatino Linotype"/>
          <w:bCs/>
          <w:lang w:eastAsia="zh-CN"/>
        </w:rPr>
        <w:t xml:space="preserve"> such as noodles, Italian Food, halal food. This will make it easy for users to locate what they want instead of browsing through every stall manually. This simplifies decision making and makes the ordering process quicker which is </w:t>
      </w:r>
      <w:r w:rsidR="007F1038">
        <w:rPr>
          <w:rFonts w:ascii="Palatino Linotype" w:eastAsia="SimSun" w:hAnsi="Palatino Linotype"/>
          <w:bCs/>
          <w:lang w:eastAsia="zh-CN"/>
        </w:rPr>
        <w:t>particularly useful</w:t>
      </w:r>
      <w:r>
        <w:rPr>
          <w:rFonts w:ascii="Palatino Linotype" w:eastAsia="SimSun" w:hAnsi="Palatino Linotype"/>
          <w:bCs/>
          <w:lang w:eastAsia="zh-CN"/>
        </w:rPr>
        <w:t xml:space="preserve"> during lunch </w:t>
      </w:r>
      <w:proofErr w:type="gramStart"/>
      <w:r>
        <w:rPr>
          <w:rFonts w:ascii="Palatino Linotype" w:eastAsia="SimSun" w:hAnsi="Palatino Linotype"/>
          <w:bCs/>
          <w:lang w:eastAsia="zh-CN"/>
        </w:rPr>
        <w:t>rush  when</w:t>
      </w:r>
      <w:proofErr w:type="gramEnd"/>
      <w:r>
        <w:rPr>
          <w:rFonts w:ascii="Palatino Linotype" w:eastAsia="SimSun" w:hAnsi="Palatino Linotype"/>
          <w:bCs/>
          <w:lang w:eastAsia="zh-CN"/>
        </w:rPr>
        <w:t xml:space="preserve"> queues are long.</w:t>
      </w:r>
    </w:p>
    <w:p w14:paraId="3D62A0BF" w14:textId="77777777" w:rsidR="00E22D63" w:rsidRDefault="00E22D63" w:rsidP="00E22D63">
      <w:pPr>
        <w:pStyle w:val="ListParagraph"/>
        <w:spacing w:after="160" w:line="259" w:lineRule="auto"/>
        <w:rPr>
          <w:rFonts w:ascii="Palatino Linotype" w:eastAsia="SimSun" w:hAnsi="Palatino Linotype"/>
          <w:bCs/>
          <w:lang w:eastAsia="zh-CN"/>
        </w:rPr>
      </w:pPr>
    </w:p>
    <w:p w14:paraId="0BBDA5AB" w14:textId="77777777" w:rsidR="00E22D63" w:rsidRDefault="00E22D63" w:rsidP="00E22D63">
      <w:pPr>
        <w:pStyle w:val="ListParagraph"/>
        <w:spacing w:after="160" w:line="259" w:lineRule="auto"/>
        <w:rPr>
          <w:rFonts w:ascii="Palatino Linotype" w:eastAsia="SimSun" w:hAnsi="Palatino Linotype"/>
          <w:bCs/>
          <w:lang w:eastAsia="zh-CN"/>
        </w:rPr>
      </w:pPr>
      <w:r>
        <w:rPr>
          <w:rFonts w:ascii="Palatino Linotype" w:eastAsia="SimSun" w:hAnsi="Palatino Linotype"/>
          <w:bCs/>
          <w:lang w:eastAsia="zh-CN"/>
        </w:rPr>
        <w:t>Features which will not be implemented:</w:t>
      </w:r>
    </w:p>
    <w:p w14:paraId="05894247" w14:textId="77777777" w:rsidR="00E22D63" w:rsidRDefault="00E22D63" w:rsidP="00E22D63">
      <w:pPr>
        <w:pStyle w:val="ListParagraph"/>
        <w:spacing w:after="160" w:line="259" w:lineRule="auto"/>
        <w:rPr>
          <w:rFonts w:ascii="Palatino Linotype" w:eastAsia="SimSun" w:hAnsi="Palatino Linotype"/>
          <w:bCs/>
          <w:lang w:eastAsia="zh-CN"/>
        </w:rPr>
      </w:pPr>
    </w:p>
    <w:p w14:paraId="7DC05742" w14:textId="77777777" w:rsidR="00E22D63" w:rsidRPr="00C639C1" w:rsidRDefault="00E22D63" w:rsidP="00E22D63">
      <w:pPr>
        <w:pStyle w:val="ListParagraph"/>
        <w:numPr>
          <w:ilvl w:val="0"/>
          <w:numId w:val="8"/>
        </w:numPr>
        <w:spacing w:after="160" w:line="259" w:lineRule="auto"/>
        <w:rPr>
          <w:rFonts w:ascii="Palatino Linotype" w:eastAsia="SimSun" w:hAnsi="Palatino Linotype"/>
          <w:b/>
          <w:lang w:eastAsia="zh-CN"/>
        </w:rPr>
      </w:pPr>
      <w:r w:rsidRPr="00C639C1">
        <w:rPr>
          <w:rFonts w:ascii="Palatino Linotype" w:eastAsia="SimSun" w:hAnsi="Palatino Linotype"/>
          <w:b/>
          <w:lang w:eastAsia="zh-CN"/>
        </w:rPr>
        <w:t xml:space="preserve"> Real-Time Messaging</w:t>
      </w:r>
    </w:p>
    <w:p w14:paraId="56E08B64" w14:textId="77777777" w:rsidR="00E22D63" w:rsidRDefault="00E22D63" w:rsidP="00E22D63">
      <w:pPr>
        <w:pStyle w:val="ListParagraph"/>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The Real-Time Messaging feature was found to be impractical for this project. While it could improve the communication between the vendor and customer, it would constantly require staff to monitor messages while also preparing food, which is especially unrealistic during busy hours. Furthermore, this feature could bring up other issues such as delayed responses, misuse and message management. As a </w:t>
      </w:r>
      <w:proofErr w:type="gramStart"/>
      <w:r>
        <w:rPr>
          <w:rFonts w:ascii="Palatino Linotype" w:eastAsia="SimSun" w:hAnsi="Palatino Linotype"/>
          <w:bCs/>
          <w:lang w:eastAsia="zh-CN"/>
        </w:rPr>
        <w:t>result</w:t>
      </w:r>
      <w:proofErr w:type="gramEnd"/>
      <w:r>
        <w:rPr>
          <w:rFonts w:ascii="Palatino Linotype" w:eastAsia="SimSun" w:hAnsi="Palatino Linotype"/>
          <w:bCs/>
          <w:lang w:eastAsia="zh-CN"/>
        </w:rPr>
        <w:t xml:space="preserve"> it would create more problems than benefits, thus it will not be implemented.</w:t>
      </w:r>
    </w:p>
    <w:p w14:paraId="7F506473" w14:textId="77777777" w:rsidR="00E22D63" w:rsidRDefault="00E22D63" w:rsidP="00E22D63">
      <w:pPr>
        <w:pStyle w:val="ListParagraph"/>
        <w:spacing w:after="160" w:line="259" w:lineRule="auto"/>
        <w:rPr>
          <w:rFonts w:ascii="Palatino Linotype" w:eastAsia="SimSun" w:hAnsi="Palatino Linotype"/>
          <w:bCs/>
          <w:lang w:eastAsia="zh-CN"/>
        </w:rPr>
      </w:pPr>
    </w:p>
    <w:p w14:paraId="4A2A89E9" w14:textId="77777777" w:rsidR="00E22D63" w:rsidRPr="00C639C1" w:rsidRDefault="00E22D63" w:rsidP="00E22D63">
      <w:pPr>
        <w:pStyle w:val="ListParagraph"/>
        <w:numPr>
          <w:ilvl w:val="0"/>
          <w:numId w:val="8"/>
        </w:numPr>
        <w:spacing w:after="160" w:line="259" w:lineRule="auto"/>
        <w:rPr>
          <w:rFonts w:ascii="Palatino Linotype" w:eastAsia="SimSun" w:hAnsi="Palatino Linotype"/>
          <w:b/>
          <w:lang w:eastAsia="zh-CN"/>
        </w:rPr>
      </w:pPr>
      <w:r w:rsidRPr="00C639C1">
        <w:rPr>
          <w:rFonts w:ascii="Palatino Linotype" w:eastAsia="SimSun" w:hAnsi="Palatino Linotype"/>
          <w:b/>
          <w:lang w:eastAsia="zh-CN"/>
        </w:rPr>
        <w:t>Stall Operating hours</w:t>
      </w:r>
    </w:p>
    <w:p w14:paraId="5CF98C7B" w14:textId="77777777" w:rsidR="00E22D63" w:rsidRDefault="00E22D63" w:rsidP="00E22D63">
      <w:pPr>
        <w:pStyle w:val="ListParagraph"/>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The stall operating hours also presents challenges. Stall schedules can differ </w:t>
      </w:r>
      <w:proofErr w:type="gramStart"/>
      <w:r>
        <w:rPr>
          <w:rFonts w:ascii="Palatino Linotype" w:eastAsia="SimSun" w:hAnsi="Palatino Linotype"/>
          <w:bCs/>
          <w:lang w:eastAsia="zh-CN"/>
        </w:rPr>
        <w:t>daily  depending</w:t>
      </w:r>
      <w:proofErr w:type="gramEnd"/>
      <w:r>
        <w:rPr>
          <w:rFonts w:ascii="Palatino Linotype" w:eastAsia="SimSun" w:hAnsi="Palatino Linotype"/>
          <w:bCs/>
          <w:lang w:eastAsia="zh-CN"/>
        </w:rPr>
        <w:t xml:space="preserve"> on the vendor, school events, or term breaks, making it difficult to keep the information accurate. Requiring owners to manually update their </w:t>
      </w:r>
      <w:proofErr w:type="gramStart"/>
      <w:r>
        <w:rPr>
          <w:rFonts w:ascii="Palatino Linotype" w:eastAsia="SimSun" w:hAnsi="Palatino Linotype"/>
          <w:bCs/>
          <w:lang w:eastAsia="zh-CN"/>
        </w:rPr>
        <w:t>opening  and</w:t>
      </w:r>
      <w:proofErr w:type="gramEnd"/>
      <w:r>
        <w:rPr>
          <w:rFonts w:ascii="Palatino Linotype" w:eastAsia="SimSun" w:hAnsi="Palatino Linotype"/>
          <w:bCs/>
          <w:lang w:eastAsia="zh-CN"/>
        </w:rPr>
        <w:t xml:space="preserve"> closing hours daily would add unnecessary effort and could lead to outdated or incorrect information. </w:t>
      </w:r>
      <w:proofErr w:type="gramStart"/>
      <w:r>
        <w:rPr>
          <w:rFonts w:ascii="Palatino Linotype" w:eastAsia="SimSun" w:hAnsi="Palatino Linotype"/>
          <w:bCs/>
          <w:lang w:eastAsia="zh-CN"/>
        </w:rPr>
        <w:t>Thus</w:t>
      </w:r>
      <w:proofErr w:type="gramEnd"/>
      <w:r>
        <w:rPr>
          <w:rFonts w:ascii="Palatino Linotype" w:eastAsia="SimSun" w:hAnsi="Palatino Linotype"/>
          <w:bCs/>
          <w:lang w:eastAsia="zh-CN"/>
        </w:rPr>
        <w:t xml:space="preserve"> this feature will not be implemented</w:t>
      </w:r>
    </w:p>
    <w:p w14:paraId="625C1B54" w14:textId="77777777" w:rsidR="00480572" w:rsidRDefault="00480572" w:rsidP="00E22D63">
      <w:pPr>
        <w:pStyle w:val="ListParagraph"/>
        <w:spacing w:after="160" w:line="259" w:lineRule="auto"/>
        <w:rPr>
          <w:rFonts w:ascii="Palatino Linotype" w:eastAsia="SimSun" w:hAnsi="Palatino Linotype"/>
          <w:bCs/>
          <w:lang w:eastAsia="zh-CN"/>
        </w:rPr>
      </w:pPr>
    </w:p>
    <w:p w14:paraId="2AD7F4A8" w14:textId="77777777" w:rsidR="00BB4A9F" w:rsidRDefault="00BB4A9F" w:rsidP="00E22D63">
      <w:pPr>
        <w:pStyle w:val="ListParagraph"/>
        <w:spacing w:after="160" w:line="259" w:lineRule="auto"/>
        <w:rPr>
          <w:rFonts w:ascii="Palatino Linotype" w:eastAsia="SimSun" w:hAnsi="Palatino Linotype"/>
          <w:b/>
          <w:u w:val="single"/>
          <w:lang w:eastAsia="zh-CN"/>
        </w:rPr>
      </w:pPr>
    </w:p>
    <w:p w14:paraId="3650DB57" w14:textId="77777777" w:rsidR="00BB4A9F" w:rsidRDefault="00BB4A9F" w:rsidP="00E22D63">
      <w:pPr>
        <w:pStyle w:val="ListParagraph"/>
        <w:spacing w:after="160" w:line="259" w:lineRule="auto"/>
        <w:rPr>
          <w:rFonts w:ascii="Palatino Linotype" w:eastAsia="SimSun" w:hAnsi="Palatino Linotype"/>
          <w:b/>
          <w:u w:val="single"/>
          <w:lang w:eastAsia="zh-CN"/>
        </w:rPr>
      </w:pPr>
    </w:p>
    <w:p w14:paraId="1DAAA485" w14:textId="50D3EBCB" w:rsidR="00480572" w:rsidRDefault="00480572" w:rsidP="00E22D63">
      <w:pPr>
        <w:pStyle w:val="ListParagraph"/>
        <w:spacing w:after="160" w:line="259" w:lineRule="auto"/>
        <w:rPr>
          <w:rFonts w:ascii="Palatino Linotype" w:eastAsia="SimSun" w:hAnsi="Palatino Linotype"/>
          <w:b/>
          <w:u w:val="single"/>
          <w:lang w:eastAsia="zh-CN"/>
        </w:rPr>
      </w:pPr>
      <w:r w:rsidRPr="00480572">
        <w:rPr>
          <w:rFonts w:ascii="Palatino Linotype" w:eastAsia="SimSun" w:hAnsi="Palatino Linotype"/>
          <w:b/>
          <w:u w:val="single"/>
          <w:lang w:eastAsia="zh-CN"/>
        </w:rPr>
        <w:t>Updated Features of ByteBite</w:t>
      </w:r>
    </w:p>
    <w:p w14:paraId="252169FF" w14:textId="77777777" w:rsidR="00BB4A9F" w:rsidRDefault="00BB4A9F" w:rsidP="00E22D63">
      <w:pPr>
        <w:pStyle w:val="ListParagraph"/>
        <w:spacing w:after="160" w:line="259" w:lineRule="auto"/>
        <w:rPr>
          <w:rFonts w:ascii="Palatino Linotype" w:eastAsia="SimSun" w:hAnsi="Palatino Linotype"/>
          <w:b/>
          <w:u w:val="single"/>
          <w:lang w:eastAsia="zh-CN"/>
        </w:rPr>
      </w:pPr>
    </w:p>
    <w:p w14:paraId="4BF3CCAA" w14:textId="1B8DED80" w:rsidR="00BB4A9F" w:rsidRDefault="00BB4A9F" w:rsidP="00BB4A9F">
      <w:pPr>
        <w:pStyle w:val="ListParagraph"/>
        <w:numPr>
          <w:ilvl w:val="0"/>
          <w:numId w:val="5"/>
        </w:num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Menu </w:t>
      </w:r>
      <w:r w:rsidR="00FE021D">
        <w:rPr>
          <w:rFonts w:ascii="Times New Roman" w:eastAsia="SimSun" w:hAnsi="Times New Roman" w:cs="Times New Roman"/>
          <w:szCs w:val="24"/>
          <w:lang w:val="en-SG" w:eastAsia="zh-CN"/>
        </w:rPr>
        <w:t>V</w:t>
      </w:r>
      <w:r>
        <w:rPr>
          <w:rFonts w:ascii="Times New Roman" w:eastAsia="SimSun" w:hAnsi="Times New Roman" w:cs="Times New Roman"/>
          <w:szCs w:val="24"/>
          <w:lang w:val="en-SG" w:eastAsia="zh-CN"/>
        </w:rPr>
        <w:t>iewing system which will display available dishes from all the stalls, along with details like name, descriptions and prices.</w:t>
      </w:r>
    </w:p>
    <w:p w14:paraId="62FF7045" w14:textId="77777777" w:rsidR="00BB4A9F" w:rsidRDefault="00BB4A9F" w:rsidP="00BB4A9F">
      <w:pPr>
        <w:pStyle w:val="ListParagraph"/>
        <w:tabs>
          <w:tab w:val="left" w:pos="360"/>
        </w:tabs>
        <w:rPr>
          <w:rFonts w:ascii="Times New Roman" w:eastAsia="SimSun" w:hAnsi="Times New Roman" w:cs="Times New Roman"/>
          <w:szCs w:val="24"/>
          <w:lang w:val="en-SG" w:eastAsia="zh-CN"/>
        </w:rPr>
      </w:pPr>
    </w:p>
    <w:p w14:paraId="7C82F116" w14:textId="16393FB5" w:rsidR="00BB4A9F" w:rsidRDefault="00BB4A9F" w:rsidP="00BB4A9F">
      <w:pPr>
        <w:pStyle w:val="ListParagraph"/>
        <w:numPr>
          <w:ilvl w:val="0"/>
          <w:numId w:val="5"/>
        </w:num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An </w:t>
      </w:r>
      <w:r w:rsidR="00FE021D">
        <w:rPr>
          <w:rFonts w:ascii="Times New Roman" w:eastAsia="SimSun" w:hAnsi="Times New Roman" w:cs="Times New Roman"/>
          <w:szCs w:val="24"/>
          <w:lang w:val="en-SG" w:eastAsia="zh-CN"/>
        </w:rPr>
        <w:t>O</w:t>
      </w:r>
      <w:r>
        <w:rPr>
          <w:rFonts w:ascii="Times New Roman" w:eastAsia="SimSun" w:hAnsi="Times New Roman" w:cs="Times New Roman"/>
          <w:szCs w:val="24"/>
          <w:lang w:val="en-SG" w:eastAsia="zh-CN"/>
        </w:rPr>
        <w:t xml:space="preserve">rder </w:t>
      </w:r>
      <w:r w:rsidR="00FE021D">
        <w:rPr>
          <w:rFonts w:ascii="Times New Roman" w:eastAsia="SimSun" w:hAnsi="Times New Roman" w:cs="Times New Roman"/>
          <w:szCs w:val="24"/>
          <w:lang w:val="en-SG" w:eastAsia="zh-CN"/>
        </w:rPr>
        <w:t>P</w:t>
      </w:r>
      <w:r>
        <w:rPr>
          <w:rFonts w:ascii="Times New Roman" w:eastAsia="SimSun" w:hAnsi="Times New Roman" w:cs="Times New Roman"/>
          <w:szCs w:val="24"/>
          <w:lang w:val="en-SG" w:eastAsia="zh-CN"/>
        </w:rPr>
        <w:t>lacement feature where users can choose dishes they want to purchase, view the total cost and then place the order.</w:t>
      </w:r>
    </w:p>
    <w:p w14:paraId="4667DA05" w14:textId="77777777" w:rsidR="00BB4A9F" w:rsidRPr="002B3C24" w:rsidRDefault="00BB4A9F" w:rsidP="00BB4A9F">
      <w:pPr>
        <w:pStyle w:val="ListParagraph"/>
        <w:rPr>
          <w:rFonts w:ascii="Times New Roman" w:eastAsia="SimSun" w:hAnsi="Times New Roman" w:cs="Times New Roman"/>
          <w:szCs w:val="24"/>
          <w:lang w:val="en-SG" w:eastAsia="zh-CN"/>
        </w:rPr>
      </w:pPr>
    </w:p>
    <w:p w14:paraId="1923C391" w14:textId="38467C44" w:rsidR="00BB4A9F" w:rsidRDefault="00BB4A9F" w:rsidP="00BB4A9F">
      <w:pPr>
        <w:pStyle w:val="ListParagraph"/>
        <w:numPr>
          <w:ilvl w:val="0"/>
          <w:numId w:val="5"/>
        </w:numPr>
        <w:tabs>
          <w:tab w:val="left" w:pos="360"/>
        </w:tabs>
        <w:rPr>
          <w:rFonts w:ascii="Times New Roman" w:eastAsia="SimSun" w:hAnsi="Times New Roman" w:cs="Times New Roman"/>
          <w:szCs w:val="24"/>
          <w:lang w:val="en-SG" w:eastAsia="zh-CN"/>
        </w:rPr>
      </w:pPr>
      <w:r w:rsidRPr="00091B4F">
        <w:rPr>
          <w:rFonts w:ascii="Times New Roman" w:eastAsia="SimSun" w:hAnsi="Times New Roman" w:cs="Times New Roman"/>
          <w:szCs w:val="24"/>
          <w:lang w:val="en-SG" w:eastAsia="zh-CN"/>
        </w:rPr>
        <w:t xml:space="preserve">An Order </w:t>
      </w:r>
      <w:r w:rsidR="00FE021D">
        <w:rPr>
          <w:rFonts w:ascii="Times New Roman" w:eastAsia="SimSun" w:hAnsi="Times New Roman" w:cs="Times New Roman"/>
          <w:szCs w:val="24"/>
          <w:lang w:val="en-SG" w:eastAsia="zh-CN"/>
        </w:rPr>
        <w:t>T</w:t>
      </w:r>
      <w:r w:rsidRPr="00091B4F">
        <w:rPr>
          <w:rFonts w:ascii="Times New Roman" w:eastAsia="SimSun" w:hAnsi="Times New Roman" w:cs="Times New Roman"/>
          <w:szCs w:val="24"/>
          <w:lang w:val="en-SG" w:eastAsia="zh-CN"/>
        </w:rPr>
        <w:t xml:space="preserve">racking feature that </w:t>
      </w:r>
      <w:r>
        <w:rPr>
          <w:rFonts w:ascii="Times New Roman" w:eastAsia="SimSun" w:hAnsi="Times New Roman" w:cs="Times New Roman"/>
          <w:szCs w:val="24"/>
          <w:lang w:val="en-SG" w:eastAsia="zh-CN"/>
        </w:rPr>
        <w:t>allows users to check the status of their order and notifying them when it is ready for collection.</w:t>
      </w:r>
    </w:p>
    <w:p w14:paraId="58F8EAE5" w14:textId="77777777" w:rsidR="00BB4A9F" w:rsidRPr="00FD4334" w:rsidRDefault="00BB4A9F" w:rsidP="00FD4334">
      <w:pPr>
        <w:rPr>
          <w:rFonts w:ascii="Times New Roman" w:eastAsia="SimSun" w:hAnsi="Times New Roman" w:cs="Times New Roman"/>
          <w:szCs w:val="24"/>
          <w:lang w:val="en-SG" w:eastAsia="zh-CN"/>
        </w:rPr>
      </w:pPr>
    </w:p>
    <w:p w14:paraId="34F292DD" w14:textId="2AE01383" w:rsidR="00BB4A9F" w:rsidRDefault="00FE021D" w:rsidP="00BB4A9F">
      <w:pPr>
        <w:pStyle w:val="ListParagraph"/>
        <w:numPr>
          <w:ilvl w:val="0"/>
          <w:numId w:val="5"/>
        </w:num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Estimated Waiting Time</w:t>
      </w:r>
      <w:r w:rsidR="00D865AF">
        <w:rPr>
          <w:rFonts w:ascii="Times New Roman" w:eastAsia="SimSun" w:hAnsi="Times New Roman" w:cs="Times New Roman"/>
          <w:szCs w:val="24"/>
          <w:lang w:val="en-SG" w:eastAsia="zh-CN"/>
        </w:rPr>
        <w:t xml:space="preserve"> display which shows how long each stall typically takes to prepare an order.</w:t>
      </w:r>
    </w:p>
    <w:p w14:paraId="7F021831" w14:textId="77777777" w:rsidR="00D865AF" w:rsidRPr="00D865AF" w:rsidRDefault="00D865AF" w:rsidP="00D865AF">
      <w:pPr>
        <w:pStyle w:val="ListParagraph"/>
        <w:rPr>
          <w:rFonts w:ascii="Times New Roman" w:eastAsia="SimSun" w:hAnsi="Times New Roman" w:cs="Times New Roman"/>
          <w:szCs w:val="24"/>
          <w:lang w:val="en-SG" w:eastAsia="zh-CN"/>
        </w:rPr>
      </w:pPr>
    </w:p>
    <w:p w14:paraId="098CF0E4" w14:textId="55B4B7B2" w:rsidR="00D865AF" w:rsidRDefault="00D865AF" w:rsidP="00BB4A9F">
      <w:pPr>
        <w:pStyle w:val="ListParagraph"/>
        <w:numPr>
          <w:ilvl w:val="0"/>
          <w:numId w:val="5"/>
        </w:num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Stall Filtering system that categorises stalls based on cuisine or food type.</w:t>
      </w:r>
    </w:p>
    <w:p w14:paraId="66081544" w14:textId="77777777" w:rsidR="00D865AF" w:rsidRPr="00D865AF" w:rsidRDefault="00D865AF" w:rsidP="00D865AF">
      <w:pPr>
        <w:pStyle w:val="ListParagraph"/>
        <w:rPr>
          <w:rFonts w:ascii="Times New Roman" w:eastAsia="SimSun" w:hAnsi="Times New Roman" w:cs="Times New Roman"/>
          <w:szCs w:val="24"/>
          <w:lang w:val="en-SG" w:eastAsia="zh-CN"/>
        </w:rPr>
      </w:pPr>
    </w:p>
    <w:p w14:paraId="14A3ABF2" w14:textId="1BE173F0" w:rsidR="00D865AF" w:rsidRDefault="00D865AF" w:rsidP="00BB4A9F">
      <w:pPr>
        <w:pStyle w:val="ListParagraph"/>
        <w:numPr>
          <w:ilvl w:val="0"/>
          <w:numId w:val="5"/>
        </w:num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Order History page that records user’s past orders allowing them to quickly reorder previous meals.</w:t>
      </w:r>
    </w:p>
    <w:p w14:paraId="366E9917" w14:textId="77777777" w:rsidR="00BB4A9F" w:rsidRDefault="00BB4A9F" w:rsidP="00E22D63">
      <w:pPr>
        <w:pStyle w:val="ListParagraph"/>
        <w:spacing w:after="160" w:line="259" w:lineRule="auto"/>
        <w:rPr>
          <w:rFonts w:ascii="Palatino Linotype" w:eastAsia="SimSun" w:hAnsi="Palatino Linotype"/>
          <w:b/>
          <w:u w:val="single"/>
          <w:lang w:eastAsia="zh-CN"/>
        </w:rPr>
      </w:pPr>
    </w:p>
    <w:p w14:paraId="03C1DADD" w14:textId="77777777" w:rsidR="00BB4A9F" w:rsidRDefault="00BB4A9F" w:rsidP="00E22D63">
      <w:pPr>
        <w:pStyle w:val="ListParagraph"/>
        <w:spacing w:after="160" w:line="259" w:lineRule="auto"/>
        <w:rPr>
          <w:rFonts w:ascii="Palatino Linotype" w:eastAsia="SimSun" w:hAnsi="Palatino Linotype"/>
          <w:b/>
          <w:u w:val="single"/>
          <w:lang w:eastAsia="zh-CN"/>
        </w:rPr>
      </w:pPr>
    </w:p>
    <w:p w14:paraId="7D2C5654" w14:textId="77777777" w:rsidR="00BB4A9F" w:rsidRDefault="00BB4A9F" w:rsidP="00E22D63">
      <w:pPr>
        <w:pStyle w:val="ListParagraph"/>
        <w:spacing w:after="160" w:line="259" w:lineRule="auto"/>
        <w:rPr>
          <w:rFonts w:ascii="Palatino Linotype" w:eastAsia="SimSun" w:hAnsi="Palatino Linotype"/>
          <w:b/>
          <w:u w:val="single"/>
          <w:lang w:eastAsia="zh-CN"/>
        </w:rPr>
      </w:pPr>
    </w:p>
    <w:p w14:paraId="7176C777" w14:textId="77777777" w:rsidR="00480572" w:rsidRPr="00480572" w:rsidRDefault="00480572" w:rsidP="00E22D63">
      <w:pPr>
        <w:pStyle w:val="ListParagraph"/>
        <w:spacing w:after="160" w:line="259" w:lineRule="auto"/>
        <w:rPr>
          <w:rFonts w:ascii="Palatino Linotype" w:eastAsia="SimSun" w:hAnsi="Palatino Linotype"/>
          <w:b/>
          <w:u w:val="single"/>
          <w:lang w:eastAsia="zh-CN"/>
        </w:rPr>
      </w:pPr>
    </w:p>
    <w:p w14:paraId="49966B77" w14:textId="6C8F268B" w:rsidR="008901BA" w:rsidRDefault="008901BA">
      <w:pPr>
        <w:spacing w:after="160" w:line="259" w:lineRule="auto"/>
        <w:rPr>
          <w:rFonts w:ascii="Palatino Linotype" w:eastAsia="SimSun" w:hAnsi="Palatino Linotype"/>
          <w:bCs/>
          <w:lang w:eastAsia="zh-CN"/>
        </w:rPr>
      </w:pPr>
    </w:p>
    <w:p w14:paraId="5CAEFA0E" w14:textId="77777777" w:rsidR="00E22D63" w:rsidRDefault="00E22D63">
      <w:pPr>
        <w:spacing w:after="160" w:line="259" w:lineRule="auto"/>
        <w:rPr>
          <w:rFonts w:ascii="Palatino Linotype" w:eastAsia="SimSun" w:hAnsi="Palatino Linotype"/>
          <w:bCs/>
          <w:lang w:eastAsia="zh-CN"/>
        </w:rPr>
      </w:pPr>
    </w:p>
    <w:p w14:paraId="1A90D35A" w14:textId="77777777" w:rsidR="001E66E0" w:rsidRDefault="001E66E0">
      <w:pPr>
        <w:spacing w:after="160" w:line="259" w:lineRule="auto"/>
        <w:rPr>
          <w:rFonts w:ascii="Palatino Linotype" w:eastAsia="SimSun" w:hAnsi="Palatino Linotype"/>
          <w:bCs/>
          <w:lang w:eastAsia="zh-CN"/>
        </w:rPr>
      </w:pPr>
    </w:p>
    <w:p w14:paraId="0D55AC16" w14:textId="77777777" w:rsidR="001E66E0" w:rsidRDefault="001E66E0">
      <w:pPr>
        <w:spacing w:after="160" w:line="259" w:lineRule="auto"/>
        <w:rPr>
          <w:rFonts w:ascii="Palatino Linotype" w:eastAsia="SimSun" w:hAnsi="Palatino Linotype"/>
          <w:bCs/>
          <w:lang w:eastAsia="zh-CN"/>
        </w:rPr>
      </w:pPr>
    </w:p>
    <w:p w14:paraId="62DA32D1" w14:textId="77777777" w:rsidR="007A76D0" w:rsidRDefault="007A76D0">
      <w:pPr>
        <w:spacing w:after="160" w:line="259" w:lineRule="auto"/>
        <w:rPr>
          <w:rFonts w:ascii="Times" w:eastAsiaTheme="majorEastAsia" w:hAnsi="Times" w:cstheme="majorBidi"/>
          <w:b/>
          <w:color w:val="000000" w:themeColor="text1"/>
          <w:sz w:val="32"/>
          <w:szCs w:val="32"/>
        </w:rPr>
      </w:pPr>
      <w:r>
        <w:br w:type="page"/>
      </w:r>
    </w:p>
    <w:p w14:paraId="13BC8FCE" w14:textId="7862F3C7" w:rsidR="001C279C" w:rsidRPr="006875A9" w:rsidRDefault="001C279C" w:rsidP="001C279C">
      <w:pPr>
        <w:pStyle w:val="Heading2"/>
      </w:pPr>
      <w:bookmarkStart w:id="6" w:name="_Toc179731373"/>
      <w:r>
        <w:lastRenderedPageBreak/>
        <w:t xml:space="preserve">Section C: </w:t>
      </w:r>
      <w:r w:rsidR="002875F0">
        <w:t>Entities</w:t>
      </w:r>
      <w:r>
        <w:t xml:space="preserve"> (</w:t>
      </w:r>
      <w:r w:rsidR="00640A37">
        <w:t>5</w:t>
      </w:r>
      <w:r>
        <w:t>%)</w:t>
      </w:r>
      <w:bookmarkEnd w:id="6"/>
    </w:p>
    <w:p w14:paraId="7F7B3286" w14:textId="1D5434A9" w:rsidR="007E05FA" w:rsidRDefault="00047B9A" w:rsidP="2B0B3165">
      <w:pPr>
        <w:spacing w:after="160" w:line="259" w:lineRule="auto"/>
        <w:rPr>
          <w:rFonts w:ascii="Palatino Linotype" w:eastAsia="SimSun" w:hAnsi="Palatino Linotype"/>
          <w:lang w:eastAsia="zh-CN"/>
        </w:rPr>
      </w:pPr>
      <w:r w:rsidRPr="2B0B3165">
        <w:rPr>
          <w:rFonts w:ascii="Palatino Linotype" w:eastAsia="SimSun" w:hAnsi="Palatino Linotype"/>
          <w:lang w:eastAsia="zh-CN"/>
        </w:rPr>
        <w:t xml:space="preserve">Identify 4 (FOUR) to 6 (SIX) entities that will be required. </w:t>
      </w:r>
      <w:r w:rsidR="007E05FA" w:rsidRPr="2B0B3165">
        <w:rPr>
          <w:rFonts w:ascii="Palatino Linotype" w:eastAsia="SimSun" w:hAnsi="Palatino Linotype"/>
          <w:lang w:eastAsia="zh-CN"/>
        </w:rPr>
        <w:t xml:space="preserve">The entities identified must meet all the requirements of the </w:t>
      </w:r>
      <w:del w:id="7" w:author="Huimei HU (TP)" w:date="2025-10-17T09:53:00Z">
        <w:r w:rsidRPr="2B0B3165" w:rsidDel="007E05FA">
          <w:rPr>
            <w:rFonts w:ascii="Palatino Linotype" w:eastAsia="SimSun" w:hAnsi="Palatino Linotype"/>
            <w:lang w:eastAsia="zh-CN"/>
          </w:rPr>
          <w:delText xml:space="preserve">online </w:delText>
        </w:r>
      </w:del>
      <w:r w:rsidR="007E05FA" w:rsidRPr="2B0B3165">
        <w:rPr>
          <w:rFonts w:ascii="Palatino Linotype" w:eastAsia="SimSun" w:hAnsi="Palatino Linotype"/>
          <w:lang w:eastAsia="zh-CN"/>
        </w:rPr>
        <w:t>website proposed in Section A</w:t>
      </w:r>
      <w:r w:rsidR="003F32F0" w:rsidRPr="2B0B3165">
        <w:rPr>
          <w:rFonts w:ascii="Palatino Linotype" w:eastAsia="SimSun" w:hAnsi="Palatino Linotype"/>
          <w:lang w:eastAsia="zh-CN"/>
        </w:rPr>
        <w:t>/B</w:t>
      </w:r>
      <w:r w:rsidR="007E05FA" w:rsidRPr="2B0B3165">
        <w:rPr>
          <w:rFonts w:ascii="Palatino Linotype" w:eastAsia="SimSun" w:hAnsi="Palatino Linotype"/>
          <w:lang w:eastAsia="zh-CN"/>
        </w:rPr>
        <w:t xml:space="preserve"> and have a clear purpose.</w:t>
      </w:r>
    </w:p>
    <w:tbl>
      <w:tblPr>
        <w:tblStyle w:val="TableGrid"/>
        <w:tblW w:w="0" w:type="auto"/>
        <w:tblLook w:val="04A0" w:firstRow="1" w:lastRow="0" w:firstColumn="1" w:lastColumn="0" w:noHBand="0" w:noVBand="1"/>
      </w:tblPr>
      <w:tblGrid>
        <w:gridCol w:w="2502"/>
        <w:gridCol w:w="6435"/>
      </w:tblGrid>
      <w:tr w:rsidR="003466E8" w14:paraId="0E7ED313" w14:textId="77777777" w:rsidTr="003466E8">
        <w:trPr>
          <w:trHeight w:val="321"/>
        </w:trPr>
        <w:tc>
          <w:tcPr>
            <w:tcW w:w="2502" w:type="dxa"/>
          </w:tcPr>
          <w:p w14:paraId="7FFE6023" w14:textId="31AA1AF4" w:rsidR="003466E8" w:rsidRPr="007307EC" w:rsidRDefault="003466E8" w:rsidP="000B4952">
            <w:pPr>
              <w:widowControl w:val="0"/>
              <w:overflowPunct w:val="0"/>
              <w:autoSpaceDE w:val="0"/>
              <w:autoSpaceDN w:val="0"/>
              <w:adjustRightInd w:val="0"/>
              <w:ind w:right="200"/>
              <w:jc w:val="both"/>
              <w:rPr>
                <w:rFonts w:ascii="Palatino Linotype" w:eastAsia="SimSun" w:hAnsi="Palatino Linotype"/>
                <w:b/>
                <w:lang w:eastAsia="zh-CN"/>
              </w:rPr>
            </w:pPr>
            <w:r>
              <w:rPr>
                <w:rFonts w:ascii="Palatino Linotype" w:eastAsia="SimSun" w:hAnsi="Palatino Linotype"/>
                <w:b/>
                <w:lang w:eastAsia="zh-CN"/>
              </w:rPr>
              <w:t xml:space="preserve">Entities </w:t>
            </w:r>
          </w:p>
        </w:tc>
        <w:tc>
          <w:tcPr>
            <w:tcW w:w="6435" w:type="dxa"/>
          </w:tcPr>
          <w:p w14:paraId="5CBB0A16" w14:textId="585DF13A" w:rsidR="003466E8" w:rsidRPr="007307EC" w:rsidRDefault="003466E8" w:rsidP="000B4952">
            <w:pPr>
              <w:widowControl w:val="0"/>
              <w:overflowPunct w:val="0"/>
              <w:autoSpaceDE w:val="0"/>
              <w:autoSpaceDN w:val="0"/>
              <w:adjustRightInd w:val="0"/>
              <w:ind w:right="200"/>
              <w:jc w:val="both"/>
              <w:rPr>
                <w:rFonts w:ascii="Palatino Linotype" w:eastAsia="SimSun" w:hAnsi="Palatino Linotype"/>
                <w:b/>
                <w:lang w:eastAsia="zh-CN"/>
              </w:rPr>
            </w:pPr>
            <w:r>
              <w:rPr>
                <w:rFonts w:ascii="Palatino Linotype" w:eastAsia="SimSun" w:hAnsi="Palatino Linotype"/>
                <w:b/>
                <w:lang w:eastAsia="zh-CN"/>
              </w:rPr>
              <w:t>Reasoning for including it</w:t>
            </w:r>
          </w:p>
        </w:tc>
      </w:tr>
      <w:tr w:rsidR="003466E8" w14:paraId="4A0B892D" w14:textId="77777777" w:rsidTr="003466E8">
        <w:trPr>
          <w:trHeight w:val="321"/>
        </w:trPr>
        <w:tc>
          <w:tcPr>
            <w:tcW w:w="2502" w:type="dxa"/>
          </w:tcPr>
          <w:p w14:paraId="327434A7" w14:textId="0BF7C2B2" w:rsidR="003466E8" w:rsidRDefault="00D75850"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User</w:t>
            </w:r>
          </w:p>
        </w:tc>
        <w:tc>
          <w:tcPr>
            <w:tcW w:w="6435" w:type="dxa"/>
          </w:tcPr>
          <w:p w14:paraId="2F14BFB7" w14:textId="40DF98A9" w:rsidR="003466E8" w:rsidRDefault="008802BF"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Stores details of students or staff using ByteBite to place orders</w:t>
            </w:r>
            <w:r w:rsidR="00CD108C">
              <w:rPr>
                <w:rFonts w:ascii="Palatino Linotype" w:eastAsia="SimSun" w:hAnsi="Palatino Linotype"/>
                <w:bCs/>
                <w:lang w:eastAsia="zh-CN"/>
              </w:rPr>
              <w:t>. This entity is essential as its needed to identify who placed each order and to allow for features like order history.</w:t>
            </w:r>
          </w:p>
        </w:tc>
      </w:tr>
      <w:tr w:rsidR="003466E8" w14:paraId="44633337" w14:textId="77777777" w:rsidTr="003466E8">
        <w:trPr>
          <w:trHeight w:val="321"/>
        </w:trPr>
        <w:tc>
          <w:tcPr>
            <w:tcW w:w="2502" w:type="dxa"/>
          </w:tcPr>
          <w:p w14:paraId="379A57F1" w14:textId="22DC49E7" w:rsidR="003466E8" w:rsidRDefault="00D405B1"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Stall</w:t>
            </w:r>
          </w:p>
        </w:tc>
        <w:tc>
          <w:tcPr>
            <w:tcW w:w="6435" w:type="dxa"/>
          </w:tcPr>
          <w:p w14:paraId="372C952A" w14:textId="4612676D" w:rsidR="003466E8" w:rsidRDefault="00CD108C" w:rsidP="00523E86">
            <w:pPr>
              <w:widowControl w:val="0"/>
              <w:overflowPunct w:val="0"/>
              <w:autoSpaceDE w:val="0"/>
              <w:autoSpaceDN w:val="0"/>
              <w:adjustRightInd w:val="0"/>
              <w:ind w:right="200"/>
              <w:rPr>
                <w:rFonts w:ascii="Palatino Linotype" w:eastAsia="SimSun" w:hAnsi="Palatino Linotype"/>
                <w:bCs/>
                <w:lang w:eastAsia="zh-CN"/>
              </w:rPr>
            </w:pPr>
            <w:r>
              <w:rPr>
                <w:rFonts w:ascii="Palatino Linotype" w:eastAsia="SimSun" w:hAnsi="Palatino Linotype"/>
                <w:bCs/>
                <w:lang w:eastAsia="zh-CN"/>
              </w:rPr>
              <w:t xml:space="preserve">Represents each food stall at Flavours. It contains information like stall </w:t>
            </w:r>
            <w:r w:rsidR="00523E86">
              <w:rPr>
                <w:rFonts w:ascii="Palatino Linotype" w:eastAsia="SimSun" w:hAnsi="Palatino Linotype"/>
                <w:bCs/>
                <w:lang w:eastAsia="zh-CN"/>
              </w:rPr>
              <w:t>name,</w:t>
            </w:r>
            <w:r w:rsidR="007F37A8">
              <w:rPr>
                <w:rFonts w:ascii="Palatino Linotype" w:eastAsia="SimSun" w:hAnsi="Palatino Linotype"/>
                <w:bCs/>
                <w:lang w:eastAsia="zh-CN"/>
              </w:rPr>
              <w:t xml:space="preserve"> cuisine type, status(open/closed) and if the stall has halal certification</w:t>
            </w:r>
            <w:r w:rsidR="00B40B6B">
              <w:rPr>
                <w:rFonts w:ascii="Palatino Linotype" w:eastAsia="SimSun" w:hAnsi="Palatino Linotype"/>
                <w:bCs/>
                <w:lang w:eastAsia="zh-CN"/>
              </w:rPr>
              <w:t>. This feature is needed for showing which stall an order belongs to and to support features like stall filtering.</w:t>
            </w:r>
          </w:p>
        </w:tc>
      </w:tr>
      <w:tr w:rsidR="003466E8" w14:paraId="6E5D2EFD" w14:textId="77777777" w:rsidTr="003466E8">
        <w:trPr>
          <w:trHeight w:val="321"/>
        </w:trPr>
        <w:tc>
          <w:tcPr>
            <w:tcW w:w="2502" w:type="dxa"/>
          </w:tcPr>
          <w:p w14:paraId="2CB09F58" w14:textId="6618B5CA" w:rsidR="003466E8" w:rsidRDefault="00D75850"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Menu_Item</w:t>
            </w:r>
          </w:p>
        </w:tc>
        <w:tc>
          <w:tcPr>
            <w:tcW w:w="6435" w:type="dxa"/>
          </w:tcPr>
          <w:p w14:paraId="0EDDCF0F" w14:textId="775DB677" w:rsidR="003466E8" w:rsidRDefault="00B40B6B"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Contains information about the dish sold by each stall, s</w:t>
            </w:r>
            <w:r w:rsidR="009057C1">
              <w:rPr>
                <w:rFonts w:ascii="Palatino Linotype" w:eastAsia="SimSun" w:hAnsi="Palatino Linotype"/>
                <w:bCs/>
                <w:lang w:eastAsia="zh-CN"/>
              </w:rPr>
              <w:t>uch as name, description, price and category. This allows for the menu viewing system and allows for features like filtering.</w:t>
            </w:r>
          </w:p>
        </w:tc>
      </w:tr>
      <w:tr w:rsidR="0093216F" w14:paraId="54AD6B3A" w14:textId="77777777" w:rsidTr="003466E8">
        <w:trPr>
          <w:trHeight w:val="321"/>
        </w:trPr>
        <w:tc>
          <w:tcPr>
            <w:tcW w:w="2502" w:type="dxa"/>
          </w:tcPr>
          <w:p w14:paraId="2DACC052" w14:textId="57B0709E" w:rsidR="0093216F" w:rsidRDefault="0093216F"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Order</w:t>
            </w:r>
          </w:p>
        </w:tc>
        <w:tc>
          <w:tcPr>
            <w:tcW w:w="6435" w:type="dxa"/>
          </w:tcPr>
          <w:p w14:paraId="575AE26E" w14:textId="624D2ABC" w:rsidR="0093216F" w:rsidRDefault="009057C1"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Records each order placed, including which user placed it, which stall is preparing it, total</w:t>
            </w:r>
            <w:r w:rsidR="00E44D20">
              <w:rPr>
                <w:rFonts w:ascii="Palatino Linotype" w:eastAsia="SimSun" w:hAnsi="Palatino Linotype"/>
                <w:bCs/>
                <w:lang w:eastAsia="zh-CN"/>
              </w:rPr>
              <w:t xml:space="preserve"> cost and order status. This entity is needed as it links the users to the stalls they are ordering from.</w:t>
            </w:r>
          </w:p>
        </w:tc>
      </w:tr>
      <w:tr w:rsidR="0093216F" w14:paraId="69FF2793" w14:textId="77777777" w:rsidTr="003466E8">
        <w:trPr>
          <w:trHeight w:val="321"/>
        </w:trPr>
        <w:tc>
          <w:tcPr>
            <w:tcW w:w="2502" w:type="dxa"/>
          </w:tcPr>
          <w:p w14:paraId="75B0763B" w14:textId="34910554" w:rsidR="0093216F" w:rsidRDefault="00C030B2" w:rsidP="000B4952">
            <w:pPr>
              <w:widowControl w:val="0"/>
              <w:overflowPunct w:val="0"/>
              <w:autoSpaceDE w:val="0"/>
              <w:autoSpaceDN w:val="0"/>
              <w:adjustRightInd w:val="0"/>
              <w:ind w:right="200"/>
              <w:jc w:val="both"/>
              <w:rPr>
                <w:rFonts w:ascii="Palatino Linotype" w:eastAsia="SimSun" w:hAnsi="Palatino Linotype"/>
                <w:bCs/>
                <w:lang w:eastAsia="zh-CN"/>
              </w:rPr>
            </w:pPr>
            <w:proofErr w:type="spellStart"/>
            <w:r>
              <w:rPr>
                <w:rFonts w:ascii="Palatino Linotype" w:eastAsia="SimSun" w:hAnsi="Palatino Linotype"/>
                <w:bCs/>
                <w:lang w:eastAsia="zh-CN"/>
              </w:rPr>
              <w:t>Order_Detail</w:t>
            </w:r>
            <w:proofErr w:type="spellEnd"/>
          </w:p>
        </w:tc>
        <w:tc>
          <w:tcPr>
            <w:tcW w:w="6435" w:type="dxa"/>
          </w:tcPr>
          <w:p w14:paraId="0DB4BE8F" w14:textId="55D8C21E" w:rsidR="0093216F" w:rsidRDefault="005606E1"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Stores the individual items inside each other </w:t>
            </w:r>
            <w:r w:rsidR="00523E86">
              <w:rPr>
                <w:rFonts w:ascii="Palatino Linotype" w:eastAsia="SimSun" w:hAnsi="Palatino Linotype"/>
                <w:bCs/>
                <w:lang w:eastAsia="zh-CN"/>
              </w:rPr>
              <w:t>(e.g.</w:t>
            </w:r>
            <w:r>
              <w:rPr>
                <w:rFonts w:ascii="Palatino Linotype" w:eastAsia="SimSun" w:hAnsi="Palatino Linotype"/>
                <w:bCs/>
                <w:lang w:eastAsia="zh-CN"/>
              </w:rPr>
              <w:t xml:space="preserve"> which menu item was chosen and in what quantity). It is needed to allow one order to contain multiple dishes</w:t>
            </w:r>
            <w:r w:rsidR="0022586C">
              <w:rPr>
                <w:rFonts w:ascii="Palatino Linotype" w:eastAsia="SimSun" w:hAnsi="Palatino Linotype"/>
                <w:bCs/>
                <w:lang w:eastAsia="zh-CN"/>
              </w:rPr>
              <w:t xml:space="preserve"> and helps stall see exactly what they need to prepare.</w:t>
            </w:r>
          </w:p>
        </w:tc>
      </w:tr>
      <w:tr w:rsidR="008B38DA" w14:paraId="0277CF89" w14:textId="77777777" w:rsidTr="003466E8">
        <w:trPr>
          <w:trHeight w:val="321"/>
        </w:trPr>
        <w:tc>
          <w:tcPr>
            <w:tcW w:w="2502" w:type="dxa"/>
          </w:tcPr>
          <w:p w14:paraId="2DD84E3A" w14:textId="635F620B" w:rsidR="008B38DA" w:rsidRDefault="00763042"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Item_Attribute</w:t>
            </w:r>
          </w:p>
        </w:tc>
        <w:tc>
          <w:tcPr>
            <w:tcW w:w="6435" w:type="dxa"/>
          </w:tcPr>
          <w:p w14:paraId="5E3DC33C" w14:textId="2CDAED32" w:rsidR="008B38DA" w:rsidRDefault="008B38DA"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This entity allows each menu item to have multiple attributes(e.g. Halal, Vegetarian, Western). This is essential for item/stall filtering without breaking normalisation. Using </w:t>
            </w:r>
            <w:r w:rsidR="00763042">
              <w:rPr>
                <w:rFonts w:ascii="Palatino Linotype" w:eastAsia="SimSun" w:hAnsi="Palatino Linotype"/>
                <w:bCs/>
                <w:lang w:eastAsia="zh-CN"/>
              </w:rPr>
              <w:t xml:space="preserve">this </w:t>
            </w:r>
            <w:r>
              <w:rPr>
                <w:rFonts w:ascii="Palatino Linotype" w:eastAsia="SimSun" w:hAnsi="Palatino Linotype"/>
                <w:bCs/>
                <w:lang w:eastAsia="zh-CN"/>
              </w:rPr>
              <w:t>table keeps the database simple while enabling multi criteria filters</w:t>
            </w:r>
            <w:r w:rsidR="00763042">
              <w:rPr>
                <w:rFonts w:ascii="Palatino Linotype" w:eastAsia="SimSun" w:hAnsi="Palatino Linotype"/>
                <w:bCs/>
                <w:lang w:eastAsia="zh-CN"/>
              </w:rPr>
              <w:t>.</w:t>
            </w:r>
          </w:p>
        </w:tc>
      </w:tr>
    </w:tbl>
    <w:p w14:paraId="53A15E68" w14:textId="77777777" w:rsidR="00B00706" w:rsidRDefault="00B00706" w:rsidP="001C279C">
      <w:pPr>
        <w:spacing w:after="160" w:line="259" w:lineRule="auto"/>
      </w:pPr>
    </w:p>
    <w:p w14:paraId="1C5EF72D" w14:textId="77777777" w:rsidR="00B00706" w:rsidRDefault="00B00706" w:rsidP="001C279C">
      <w:pPr>
        <w:spacing w:after="160" w:line="259" w:lineRule="auto"/>
      </w:pPr>
    </w:p>
    <w:p w14:paraId="096814C8" w14:textId="77777777" w:rsidR="00146863" w:rsidRDefault="00146863">
      <w:pPr>
        <w:spacing w:after="160" w:line="259" w:lineRule="auto"/>
        <w:rPr>
          <w:rFonts w:ascii="Times" w:eastAsiaTheme="majorEastAsia" w:hAnsi="Times" w:cstheme="majorBidi"/>
          <w:b/>
          <w:color w:val="000000" w:themeColor="text1"/>
          <w:sz w:val="32"/>
          <w:szCs w:val="32"/>
        </w:rPr>
      </w:pPr>
      <w:r>
        <w:br w:type="page"/>
      </w:r>
    </w:p>
    <w:p w14:paraId="023D38D1" w14:textId="0D8A37BE" w:rsidR="00B00706" w:rsidRPr="006875A9" w:rsidRDefault="00B00706" w:rsidP="00B00706">
      <w:pPr>
        <w:pStyle w:val="Heading2"/>
      </w:pPr>
      <w:bookmarkStart w:id="8" w:name="_Toc179731374"/>
      <w:r>
        <w:lastRenderedPageBreak/>
        <w:t xml:space="preserve">Section </w:t>
      </w:r>
      <w:r w:rsidR="000C7EA3">
        <w:t>D</w:t>
      </w:r>
      <w:r>
        <w:t xml:space="preserve">: </w:t>
      </w:r>
      <w:r w:rsidR="00BB076E">
        <w:t>Data Dictionary</w:t>
      </w:r>
      <w:r>
        <w:t xml:space="preserve"> (</w:t>
      </w:r>
      <w:r w:rsidR="00640A37">
        <w:t>10</w:t>
      </w:r>
      <w:r>
        <w:t>%)</w:t>
      </w:r>
      <w:bookmarkEnd w:id="8"/>
    </w:p>
    <w:p w14:paraId="25441706" w14:textId="3F4D8386" w:rsidR="00DD0640" w:rsidRPr="00E04E5F" w:rsidRDefault="00766771" w:rsidP="00E04E5F">
      <w:pPr>
        <w:spacing w:after="160" w:line="259" w:lineRule="auto"/>
        <w:rPr>
          <w:rFonts w:ascii="Palatino Linotype" w:eastAsia="SimSun" w:hAnsi="Palatino Linotype"/>
          <w:lang w:eastAsia="zh-CN"/>
        </w:rPr>
      </w:pPr>
      <w:r w:rsidRPr="2B0B3165">
        <w:rPr>
          <w:rFonts w:ascii="Palatino Linotype" w:eastAsia="SimSun" w:hAnsi="Palatino Linotype"/>
          <w:lang w:eastAsia="zh-CN"/>
        </w:rPr>
        <w:t xml:space="preserve">For each entity listed in </w:t>
      </w:r>
      <w:r w:rsidR="00C5311A" w:rsidRPr="2B0B3165">
        <w:rPr>
          <w:rFonts w:ascii="Palatino Linotype" w:eastAsia="SimSun" w:hAnsi="Palatino Linotype"/>
          <w:lang w:eastAsia="zh-CN"/>
        </w:rPr>
        <w:t>S</w:t>
      </w:r>
      <w:r w:rsidRPr="2B0B3165">
        <w:rPr>
          <w:rFonts w:ascii="Palatino Linotype" w:eastAsia="SimSun" w:hAnsi="Palatino Linotype"/>
          <w:lang w:eastAsia="zh-CN"/>
        </w:rPr>
        <w:t xml:space="preserve">ection C, list at least </w:t>
      </w:r>
      <w:bookmarkStart w:id="9" w:name="_Hlk211523041"/>
      <w:r w:rsidR="003F32F0" w:rsidRPr="2B0B3165">
        <w:rPr>
          <w:rFonts w:ascii="Palatino Linotype" w:eastAsia="SimSun" w:hAnsi="Palatino Linotype"/>
          <w:lang w:eastAsia="zh-CN"/>
        </w:rPr>
        <w:t>2</w:t>
      </w:r>
      <w:r w:rsidR="003317F8" w:rsidRPr="2B0B3165">
        <w:rPr>
          <w:rFonts w:ascii="Palatino Linotype" w:eastAsia="SimSun" w:hAnsi="Palatino Linotype"/>
          <w:lang w:eastAsia="zh-CN"/>
        </w:rPr>
        <w:t xml:space="preserve"> (</w:t>
      </w:r>
      <w:r w:rsidR="003F32F0" w:rsidRPr="2B0B3165">
        <w:rPr>
          <w:rFonts w:ascii="Palatino Linotype" w:eastAsia="SimSun" w:hAnsi="Palatino Linotype"/>
          <w:lang w:eastAsia="zh-CN"/>
        </w:rPr>
        <w:t>TWO</w:t>
      </w:r>
      <w:r w:rsidR="003317F8" w:rsidRPr="2B0B3165">
        <w:rPr>
          <w:rFonts w:ascii="Palatino Linotype" w:eastAsia="SimSun" w:hAnsi="Palatino Linotype"/>
          <w:lang w:eastAsia="zh-CN"/>
        </w:rPr>
        <w:t xml:space="preserve"> - minimum) to </w:t>
      </w:r>
      <w:r w:rsidR="003F32F0" w:rsidRPr="2B0B3165">
        <w:rPr>
          <w:rFonts w:ascii="Palatino Linotype" w:eastAsia="SimSun" w:hAnsi="Palatino Linotype"/>
          <w:lang w:eastAsia="zh-CN"/>
        </w:rPr>
        <w:t>5</w:t>
      </w:r>
      <w:r w:rsidR="003317F8" w:rsidRPr="2B0B3165">
        <w:rPr>
          <w:rFonts w:ascii="Palatino Linotype" w:eastAsia="SimSun" w:hAnsi="Palatino Linotype"/>
          <w:lang w:eastAsia="zh-CN"/>
        </w:rPr>
        <w:t xml:space="preserve"> (</w:t>
      </w:r>
      <w:r w:rsidR="003F32F0" w:rsidRPr="2B0B3165">
        <w:rPr>
          <w:rFonts w:ascii="Palatino Linotype" w:eastAsia="SimSun" w:hAnsi="Palatino Linotype"/>
          <w:lang w:eastAsia="zh-CN"/>
        </w:rPr>
        <w:t>FIVE</w:t>
      </w:r>
      <w:r w:rsidR="003317F8" w:rsidRPr="2B0B3165">
        <w:rPr>
          <w:rFonts w:ascii="Palatino Linotype" w:eastAsia="SimSun" w:hAnsi="Palatino Linotype"/>
          <w:lang w:eastAsia="zh-CN"/>
        </w:rPr>
        <w:t xml:space="preserve"> - maximum)</w:t>
      </w:r>
      <w:bookmarkEnd w:id="9"/>
      <w:r w:rsidR="003317F8" w:rsidRPr="2B0B3165">
        <w:rPr>
          <w:rFonts w:ascii="Palatino Linotype" w:eastAsia="SimSun" w:hAnsi="Palatino Linotype"/>
          <w:lang w:eastAsia="zh-CN"/>
        </w:rPr>
        <w:t xml:space="preserve"> </w:t>
      </w:r>
      <w:r w:rsidRPr="2B0B3165">
        <w:rPr>
          <w:rFonts w:ascii="Palatino Linotype" w:eastAsia="SimSun" w:hAnsi="Palatino Linotype"/>
          <w:lang w:eastAsia="zh-CN"/>
        </w:rPr>
        <w:t xml:space="preserve">relevant attributes. </w:t>
      </w:r>
    </w:p>
    <w:p w14:paraId="7E96884B" w14:textId="77777777" w:rsidR="00EA40A9" w:rsidRDefault="00EA40A9" w:rsidP="00DD0640">
      <w:pPr>
        <w:spacing w:line="360" w:lineRule="auto"/>
        <w:jc w:val="both"/>
        <w:rPr>
          <w:rFonts w:eastAsia="SimSun" w:cs="Times New Roman"/>
          <w:sz w:val="22"/>
          <w:szCs w:val="22"/>
          <w:lang w:val="en-US"/>
        </w:rPr>
      </w:pPr>
    </w:p>
    <w:p w14:paraId="0B6D74B3" w14:textId="77777777" w:rsidR="00EA40A9" w:rsidRDefault="00EA40A9" w:rsidP="00DD0640">
      <w:pPr>
        <w:spacing w:line="360" w:lineRule="auto"/>
        <w:jc w:val="both"/>
        <w:rPr>
          <w:rFonts w:eastAsia="SimSun" w:cs="Times New Roman"/>
          <w:sz w:val="22"/>
          <w:szCs w:val="22"/>
          <w:lang w:val="en-US"/>
        </w:rPr>
      </w:pPr>
    </w:p>
    <w:p w14:paraId="464650B9" w14:textId="063E00C5" w:rsidR="00EA40A9" w:rsidRPr="00DD0640" w:rsidRDefault="00EA40A9" w:rsidP="00EA40A9">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r w:rsidR="005C61F7">
        <w:rPr>
          <w:rFonts w:eastAsia="SimSun" w:cs="Times New Roman"/>
          <w:sz w:val="22"/>
          <w:szCs w:val="22"/>
          <w:lang w:val="en-US"/>
        </w:rPr>
        <w:t>User</w:t>
      </w:r>
    </w:p>
    <w:p w14:paraId="1293A46F" w14:textId="2BED530F" w:rsidR="00EA40A9" w:rsidRDefault="00EA40A9" w:rsidP="00EA40A9">
      <w:pPr>
        <w:spacing w:line="360" w:lineRule="auto"/>
        <w:jc w:val="both"/>
        <w:rPr>
          <w:rFonts w:eastAsia="SimSun" w:cs="Times New Roman"/>
          <w:sz w:val="22"/>
          <w:szCs w:val="22"/>
          <w:lang w:val="en-US"/>
        </w:rPr>
      </w:pPr>
      <w:r w:rsidRPr="00DD0640">
        <w:rPr>
          <w:rFonts w:eastAsia="SimSun" w:cs="Times New Roman"/>
          <w:sz w:val="22"/>
          <w:szCs w:val="22"/>
          <w:lang w:val="en-US"/>
        </w:rPr>
        <w:t>Description:</w:t>
      </w:r>
      <w:r w:rsidR="005C61F7">
        <w:rPr>
          <w:rFonts w:eastAsia="SimSun" w:cs="Times New Roman"/>
          <w:sz w:val="22"/>
          <w:szCs w:val="22"/>
          <w:lang w:val="en-US"/>
        </w:rPr>
        <w:t xml:space="preserve"> This table contains information of students/staff who use ByteBite to place and manage food orders</w:t>
      </w:r>
    </w:p>
    <w:p w14:paraId="4518029A" w14:textId="77777777" w:rsidR="00EA40A9" w:rsidRPr="003317F8" w:rsidRDefault="00EA40A9" w:rsidP="00EA40A9">
      <w:pPr>
        <w:spacing w:line="360" w:lineRule="auto"/>
        <w:jc w:val="both"/>
        <w:rPr>
          <w:rFonts w:eastAsia="SimSun" w:cs="Times New Roman"/>
          <w:sz w:val="18"/>
          <w:szCs w:val="18"/>
          <w:lang w:val="en-US"/>
        </w:rPr>
      </w:pPr>
      <w:r w:rsidRPr="003317F8">
        <w:rPr>
          <w:rFonts w:eastAsia="SimSun" w:cs="Times New Roman"/>
          <w:sz w:val="18"/>
          <w:szCs w:val="18"/>
          <w:lang w:val="en-US"/>
        </w:rPr>
        <w:t>(</w:t>
      </w:r>
      <w:r w:rsidRPr="003317F8">
        <w:rPr>
          <w:rFonts w:eastAsia="SimSun" w:cs="Times New Roman"/>
          <w:sz w:val="18"/>
          <w:szCs w:val="18"/>
          <w:highlight w:val="yellow"/>
          <w:lang w:val="en-US"/>
        </w:rPr>
        <w:t xml:space="preserve">Take a </w:t>
      </w:r>
      <w:proofErr w:type="gramStart"/>
      <w:r w:rsidRPr="003317F8">
        <w:rPr>
          <w:rFonts w:eastAsia="SimSun" w:cs="Times New Roman"/>
          <w:sz w:val="18"/>
          <w:szCs w:val="18"/>
          <w:highlight w:val="yellow"/>
          <w:lang w:val="en-US"/>
        </w:rPr>
        <w:t>Screen-shot</w:t>
      </w:r>
      <w:proofErr w:type="gramEnd"/>
      <w:r w:rsidRPr="003317F8">
        <w:rPr>
          <w:rFonts w:eastAsia="SimSun" w:cs="Times New Roman"/>
          <w:sz w:val="18"/>
          <w:szCs w:val="18"/>
          <w:highlight w:val="yellow"/>
          <w:lang w:val="en-US"/>
        </w:rPr>
        <w:t xml:space="preserve"> of the actual table from MYSQL Workbench to replace the below Screen-shot</w:t>
      </w:r>
      <w:r w:rsidRPr="003317F8">
        <w:rPr>
          <w:rFonts w:eastAsia="SimSun" w:cs="Times New Roman"/>
          <w:sz w:val="18"/>
          <w:szCs w:val="18"/>
          <w:lang w:val="en-US"/>
        </w:rPr>
        <w:t>)</w:t>
      </w:r>
    </w:p>
    <w:p w14:paraId="4528A456" w14:textId="600B8740" w:rsidR="00EA40A9" w:rsidRDefault="00A75A10" w:rsidP="00EA40A9">
      <w:pPr>
        <w:spacing w:line="360" w:lineRule="auto"/>
        <w:jc w:val="both"/>
        <w:rPr>
          <w:rFonts w:eastAsia="SimSun" w:cs="Times New Roman"/>
          <w:sz w:val="22"/>
          <w:szCs w:val="22"/>
          <w:lang w:val="en-US"/>
        </w:rPr>
      </w:pPr>
      <w:r w:rsidRPr="00A75A10">
        <w:rPr>
          <w:rFonts w:eastAsia="SimSun" w:cs="Times New Roman"/>
          <w:noProof/>
          <w:sz w:val="22"/>
          <w:szCs w:val="22"/>
          <w:lang w:val="en-US"/>
        </w:rPr>
        <w:drawing>
          <wp:inline distT="0" distB="0" distL="0" distR="0" wp14:anchorId="355096D7" wp14:editId="55CCBB8C">
            <wp:extent cx="5732145" cy="949960"/>
            <wp:effectExtent l="0" t="0" r="1905" b="2540"/>
            <wp:docPr id="1559009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9294" name="Picture 1" descr="A screenshot of a computer&#10;&#10;AI-generated content may be incorrect."/>
                    <pic:cNvPicPr/>
                  </pic:nvPicPr>
                  <pic:blipFill>
                    <a:blip r:embed="rId17"/>
                    <a:stretch>
                      <a:fillRect/>
                    </a:stretch>
                  </pic:blipFill>
                  <pic:spPr>
                    <a:xfrm>
                      <a:off x="0" y="0"/>
                      <a:ext cx="5732145" cy="949960"/>
                    </a:xfrm>
                    <a:prstGeom prst="rect">
                      <a:avLst/>
                    </a:prstGeom>
                  </pic:spPr>
                </pic:pic>
              </a:graphicData>
            </a:graphic>
          </wp:inline>
        </w:drawing>
      </w:r>
    </w:p>
    <w:p w14:paraId="433561A4" w14:textId="77777777" w:rsidR="00EA40A9" w:rsidRPr="00DD0640" w:rsidRDefault="00EA40A9" w:rsidP="00EA40A9">
      <w:pPr>
        <w:spacing w:line="360" w:lineRule="auto"/>
        <w:jc w:val="both"/>
        <w:rPr>
          <w:rFonts w:eastAsia="SimSun" w:cs="Times New Roman"/>
          <w:sz w:val="22"/>
          <w:szCs w:val="22"/>
          <w:lang w:val="en-US"/>
        </w:rPr>
      </w:pPr>
      <w:r w:rsidRPr="003317F8">
        <w:rPr>
          <w:rFonts w:eastAsia="SimSun" w:cs="Times New Roman"/>
          <w:sz w:val="18"/>
          <w:szCs w:val="18"/>
          <w:lang w:val="en-US"/>
        </w:rPr>
        <w:t>(</w:t>
      </w:r>
      <w:r>
        <w:rPr>
          <w:rFonts w:eastAsia="SimSun" w:cs="Times New Roman"/>
          <w:sz w:val="18"/>
          <w:szCs w:val="18"/>
          <w:lang w:val="en-US"/>
        </w:rPr>
        <w:t xml:space="preserve">Complete the table below for Entity 1 table – </w:t>
      </w:r>
      <w:r w:rsidRPr="003317F8">
        <w:rPr>
          <w:rFonts w:eastAsia="SimSun" w:cs="Times New Roman"/>
          <w:sz w:val="18"/>
          <w:szCs w:val="18"/>
          <w:highlight w:val="yellow"/>
          <w:lang w:val="en-US"/>
        </w:rPr>
        <w:t xml:space="preserve">The first row is an example. Please replace with your own </w:t>
      </w:r>
      <w:proofErr w:type="gramStart"/>
      <w:r>
        <w:rPr>
          <w:rFonts w:eastAsia="SimSun" w:cs="Times New Roman"/>
          <w:sz w:val="18"/>
          <w:szCs w:val="18"/>
          <w:highlight w:val="yellow"/>
          <w:lang w:val="en-US"/>
        </w:rPr>
        <w:t>FK(</w:t>
      </w:r>
      <w:proofErr w:type="gramEnd"/>
      <w:r>
        <w:rPr>
          <w:rFonts w:eastAsia="SimSun" w:cs="Times New Roman"/>
          <w:sz w:val="18"/>
          <w:szCs w:val="18"/>
          <w:highlight w:val="yellow"/>
          <w:lang w:val="en-US"/>
        </w:rPr>
        <w:t xml:space="preserve">if any), </w:t>
      </w:r>
      <w:r w:rsidRPr="003317F8">
        <w:rPr>
          <w:rFonts w:eastAsia="SimSun" w:cs="Times New Roman"/>
          <w:sz w:val="18"/>
          <w:szCs w:val="18"/>
          <w:highlight w:val="yellow"/>
          <w:lang w:val="en-US"/>
        </w:rPr>
        <w:t>examples and justifications for each field names that you have</w:t>
      </w:r>
      <w:r w:rsidRPr="003317F8">
        <w:rPr>
          <w:rFonts w:eastAsia="SimSun" w:cs="Times New Roman"/>
          <w:sz w:val="18"/>
          <w:szCs w:val="18"/>
          <w:lang w:val="en-US"/>
        </w:rPr>
        <w:t>)</w:t>
      </w:r>
    </w:p>
    <w:tbl>
      <w:tblPr>
        <w:tblStyle w:val="TableGrid1"/>
        <w:tblW w:w="9634" w:type="dxa"/>
        <w:jc w:val="center"/>
        <w:tblLook w:val="04A0" w:firstRow="1" w:lastRow="0" w:firstColumn="1" w:lastColumn="0" w:noHBand="0" w:noVBand="1"/>
      </w:tblPr>
      <w:tblGrid>
        <w:gridCol w:w="2976"/>
        <w:gridCol w:w="2055"/>
        <w:gridCol w:w="2604"/>
        <w:gridCol w:w="1999"/>
      </w:tblGrid>
      <w:tr w:rsidR="00EA40A9" w:rsidRPr="00DD0640" w14:paraId="0B5E07B4" w14:textId="77777777" w:rsidTr="00DC3028">
        <w:trPr>
          <w:jc w:val="center"/>
        </w:trPr>
        <w:tc>
          <w:tcPr>
            <w:tcW w:w="3539" w:type="dxa"/>
          </w:tcPr>
          <w:p w14:paraId="71EFA7B8" w14:textId="77777777" w:rsidR="00EA40A9" w:rsidRPr="00DD0640" w:rsidRDefault="00EA40A9" w:rsidP="00E80545">
            <w:pPr>
              <w:spacing w:line="360" w:lineRule="auto"/>
              <w:rPr>
                <w:rFonts w:eastAsia="SimSun" w:cs="Times New Roman"/>
                <w:b/>
                <w:sz w:val="20"/>
                <w:lang w:val="en-US"/>
              </w:rPr>
            </w:pPr>
            <w:r w:rsidRPr="00DD0640">
              <w:rPr>
                <w:rFonts w:eastAsia="SimSun" w:cs="Times New Roman"/>
                <w:b/>
                <w:sz w:val="20"/>
                <w:lang w:val="en-US"/>
              </w:rPr>
              <w:t>Field Name</w:t>
            </w:r>
          </w:p>
        </w:tc>
        <w:tc>
          <w:tcPr>
            <w:tcW w:w="2394" w:type="dxa"/>
          </w:tcPr>
          <w:p w14:paraId="12022134" w14:textId="77777777" w:rsidR="00EA40A9" w:rsidRPr="00DD0640" w:rsidRDefault="00EA40A9" w:rsidP="00E80545">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523" w:type="dxa"/>
          </w:tcPr>
          <w:p w14:paraId="76C075F8" w14:textId="77777777" w:rsidR="00EA40A9" w:rsidRPr="00DD0640" w:rsidRDefault="00EA40A9" w:rsidP="00E80545">
            <w:pPr>
              <w:spacing w:line="360" w:lineRule="auto"/>
              <w:rPr>
                <w:rFonts w:eastAsia="SimSun" w:cs="Times New Roman"/>
                <w:b/>
                <w:sz w:val="20"/>
                <w:lang w:val="en-US"/>
              </w:rPr>
            </w:pPr>
            <w:r w:rsidRPr="00DD0640">
              <w:rPr>
                <w:rFonts w:eastAsia="SimSun" w:cs="Times New Roman"/>
                <w:b/>
                <w:sz w:val="20"/>
                <w:lang w:val="en-US"/>
              </w:rPr>
              <w:t>Example</w:t>
            </w:r>
          </w:p>
        </w:tc>
        <w:tc>
          <w:tcPr>
            <w:tcW w:w="2178" w:type="dxa"/>
          </w:tcPr>
          <w:p w14:paraId="507AA022" w14:textId="77777777" w:rsidR="00EA40A9" w:rsidRPr="00DD0640" w:rsidRDefault="00EA40A9" w:rsidP="00E80545">
            <w:pPr>
              <w:spacing w:line="360" w:lineRule="auto"/>
              <w:rPr>
                <w:rFonts w:eastAsia="SimSun" w:cs="Times New Roman"/>
                <w:b/>
                <w:sz w:val="20"/>
                <w:lang w:val="en-US"/>
              </w:rPr>
            </w:pPr>
            <w:r>
              <w:rPr>
                <w:rFonts w:eastAsia="SimSun" w:cs="Times New Roman"/>
                <w:b/>
                <w:sz w:val="20"/>
                <w:lang w:val="en-US"/>
              </w:rPr>
              <w:t>Justification</w:t>
            </w:r>
          </w:p>
        </w:tc>
      </w:tr>
      <w:tr w:rsidR="00EA40A9" w:rsidRPr="00DD0640" w14:paraId="2F303178" w14:textId="77777777" w:rsidTr="00DC3028">
        <w:trPr>
          <w:jc w:val="center"/>
        </w:trPr>
        <w:tc>
          <w:tcPr>
            <w:tcW w:w="3539" w:type="dxa"/>
          </w:tcPr>
          <w:p w14:paraId="315A4594" w14:textId="2E32F9F6" w:rsidR="00EA40A9" w:rsidRPr="00DD0640" w:rsidRDefault="005C61F7" w:rsidP="00E80545">
            <w:pPr>
              <w:spacing w:line="360" w:lineRule="auto"/>
              <w:rPr>
                <w:rFonts w:eastAsia="SimSun" w:cs="Times New Roman"/>
                <w:sz w:val="20"/>
                <w:lang w:val="en-US"/>
              </w:rPr>
            </w:pPr>
            <w:proofErr w:type="spellStart"/>
            <w:r>
              <w:rPr>
                <w:rFonts w:eastAsia="SimSun" w:cs="Times New Roman"/>
                <w:sz w:val="20"/>
                <w:lang w:val="en-US"/>
              </w:rPr>
              <w:t>user_id</w:t>
            </w:r>
            <w:proofErr w:type="spellEnd"/>
          </w:p>
        </w:tc>
        <w:tc>
          <w:tcPr>
            <w:tcW w:w="2394" w:type="dxa"/>
          </w:tcPr>
          <w:p w14:paraId="6F2C19A7" w14:textId="77777777" w:rsidR="00EA40A9" w:rsidRDefault="00EA40A9" w:rsidP="00E80545">
            <w:pPr>
              <w:spacing w:line="360" w:lineRule="auto"/>
              <w:rPr>
                <w:rFonts w:eastAsia="SimSun" w:cs="Times New Roman"/>
                <w:sz w:val="20"/>
                <w:lang w:val="en-US"/>
              </w:rPr>
            </w:pPr>
            <w:r>
              <w:rPr>
                <w:rFonts w:eastAsia="SimSun" w:cs="Times New Roman"/>
                <w:sz w:val="20"/>
                <w:lang w:val="en-US"/>
              </w:rPr>
              <w:t>-</w:t>
            </w:r>
          </w:p>
        </w:tc>
        <w:tc>
          <w:tcPr>
            <w:tcW w:w="1523" w:type="dxa"/>
          </w:tcPr>
          <w:p w14:paraId="09E1022C" w14:textId="2FF49C3A" w:rsidR="00EA40A9" w:rsidRPr="00DD0640" w:rsidRDefault="005C61F7" w:rsidP="00E80545">
            <w:pPr>
              <w:spacing w:line="360" w:lineRule="auto"/>
              <w:rPr>
                <w:rFonts w:eastAsia="SimSun" w:cs="Times New Roman"/>
                <w:sz w:val="20"/>
                <w:lang w:val="en-US"/>
              </w:rPr>
            </w:pPr>
            <w:r>
              <w:rPr>
                <w:rFonts w:eastAsia="SimSun" w:cs="Times New Roman"/>
                <w:sz w:val="20"/>
                <w:lang w:val="en-US"/>
              </w:rPr>
              <w:t>1</w:t>
            </w:r>
            <w:r w:rsidR="00763042">
              <w:rPr>
                <w:rFonts w:eastAsia="SimSun" w:cs="Times New Roman"/>
                <w:sz w:val="20"/>
                <w:lang w:val="en-US"/>
              </w:rPr>
              <w:t>,5</w:t>
            </w:r>
          </w:p>
        </w:tc>
        <w:tc>
          <w:tcPr>
            <w:tcW w:w="2178" w:type="dxa"/>
          </w:tcPr>
          <w:p w14:paraId="181D180C" w14:textId="4A522AFD" w:rsidR="00DC3028" w:rsidRPr="003317F8" w:rsidRDefault="001456B2" w:rsidP="00E80545">
            <w:pPr>
              <w:spacing w:line="360" w:lineRule="auto"/>
              <w:rPr>
                <w:rFonts w:eastAsia="SimSun" w:cs="Times New Roman"/>
                <w:sz w:val="14"/>
                <w:szCs w:val="14"/>
                <w:lang w:val="en-US"/>
              </w:rPr>
            </w:pPr>
            <w:proofErr w:type="spellStart"/>
            <w:r w:rsidRPr="001456B2">
              <w:rPr>
                <w:rFonts w:eastAsia="SimSun" w:cs="Times New Roman"/>
                <w:sz w:val="14"/>
                <w:szCs w:val="14"/>
                <w:lang w:val="en-US"/>
              </w:rPr>
              <w:t>user_id</w:t>
            </w:r>
            <w:proofErr w:type="spellEnd"/>
            <w:r w:rsidRPr="001456B2">
              <w:rPr>
                <w:rFonts w:eastAsia="SimSun" w:cs="Times New Roman"/>
                <w:sz w:val="14"/>
                <w:szCs w:val="14"/>
                <w:lang w:val="en-US"/>
              </w:rPr>
              <w:t xml:space="preserve"> is the primary key for the User table and uses the auto increment constraint to automatically assign a unique ID to every new customer. The purpose of </w:t>
            </w:r>
            <w:proofErr w:type="spellStart"/>
            <w:r w:rsidRPr="001456B2">
              <w:rPr>
                <w:rFonts w:eastAsia="SimSun" w:cs="Times New Roman"/>
                <w:sz w:val="14"/>
                <w:szCs w:val="14"/>
                <w:lang w:val="en-US"/>
              </w:rPr>
              <w:t>user_id</w:t>
            </w:r>
            <w:proofErr w:type="spellEnd"/>
            <w:r w:rsidRPr="001456B2">
              <w:rPr>
                <w:rFonts w:eastAsia="SimSun" w:cs="Times New Roman"/>
                <w:sz w:val="14"/>
                <w:szCs w:val="14"/>
                <w:lang w:val="en-US"/>
              </w:rPr>
              <w:t xml:space="preserve"> is to uniquely identify each person using </w:t>
            </w:r>
            <w:proofErr w:type="gramStart"/>
            <w:r w:rsidRPr="001456B2">
              <w:rPr>
                <w:rFonts w:eastAsia="SimSun" w:cs="Times New Roman"/>
                <w:sz w:val="14"/>
                <w:szCs w:val="14"/>
                <w:lang w:val="en-US"/>
              </w:rPr>
              <w:t>ByteBite</w:t>
            </w:r>
            <w:proofErr w:type="gramEnd"/>
            <w:r w:rsidRPr="001456B2">
              <w:rPr>
                <w:rFonts w:eastAsia="SimSun" w:cs="Times New Roman"/>
                <w:sz w:val="14"/>
                <w:szCs w:val="14"/>
                <w:lang w:val="en-US"/>
              </w:rPr>
              <w:t xml:space="preserve"> so no duplicate accounts exist. It is also needed to link users to their records, such as retrieving their past order history.</w:t>
            </w:r>
          </w:p>
        </w:tc>
      </w:tr>
      <w:tr w:rsidR="00EA40A9" w:rsidRPr="00DD0640" w14:paraId="35809713" w14:textId="77777777" w:rsidTr="00DC3028">
        <w:trPr>
          <w:jc w:val="center"/>
        </w:trPr>
        <w:tc>
          <w:tcPr>
            <w:tcW w:w="3539" w:type="dxa"/>
          </w:tcPr>
          <w:p w14:paraId="66E68968" w14:textId="77777777" w:rsidR="00EA40A9" w:rsidRPr="00DD0640" w:rsidRDefault="00EA40A9" w:rsidP="00E80545">
            <w:pPr>
              <w:spacing w:line="360" w:lineRule="auto"/>
              <w:rPr>
                <w:rFonts w:eastAsia="SimSun" w:cs="Times New Roman"/>
                <w:sz w:val="20"/>
                <w:lang w:val="en-US"/>
              </w:rPr>
            </w:pPr>
            <w:r w:rsidRPr="00DD0640">
              <w:rPr>
                <w:rFonts w:eastAsia="SimSun" w:cs="Times New Roman"/>
                <w:sz w:val="20"/>
                <w:lang w:val="en-US"/>
              </w:rPr>
              <w:t>name</w:t>
            </w:r>
          </w:p>
        </w:tc>
        <w:tc>
          <w:tcPr>
            <w:tcW w:w="2394" w:type="dxa"/>
          </w:tcPr>
          <w:p w14:paraId="35323931" w14:textId="554C0671" w:rsidR="00EA40A9" w:rsidRPr="00DD0640" w:rsidRDefault="008B38DA" w:rsidP="00E80545">
            <w:pPr>
              <w:spacing w:line="360" w:lineRule="auto"/>
              <w:rPr>
                <w:rFonts w:eastAsia="SimSun" w:cs="Times New Roman"/>
                <w:sz w:val="20"/>
                <w:lang w:val="en-US"/>
              </w:rPr>
            </w:pPr>
            <w:r>
              <w:rPr>
                <w:rFonts w:eastAsia="SimSun" w:cs="Times New Roman"/>
                <w:sz w:val="20"/>
                <w:lang w:val="en-US"/>
              </w:rPr>
              <w:t>-</w:t>
            </w:r>
          </w:p>
        </w:tc>
        <w:tc>
          <w:tcPr>
            <w:tcW w:w="1523" w:type="dxa"/>
          </w:tcPr>
          <w:p w14:paraId="62C8E18B" w14:textId="79784FA3" w:rsidR="00EA40A9" w:rsidRPr="00DD0640" w:rsidRDefault="00763042" w:rsidP="00E80545">
            <w:pPr>
              <w:spacing w:line="360" w:lineRule="auto"/>
              <w:rPr>
                <w:rFonts w:eastAsia="SimSun" w:cs="Times New Roman"/>
                <w:sz w:val="20"/>
                <w:lang w:val="en-US"/>
              </w:rPr>
            </w:pPr>
            <w:proofErr w:type="spellStart"/>
            <w:proofErr w:type="gramStart"/>
            <w:r>
              <w:rPr>
                <w:rFonts w:eastAsia="SimSun" w:cs="Times New Roman"/>
                <w:sz w:val="20"/>
                <w:lang w:val="en-US"/>
              </w:rPr>
              <w:t>Hannan,Leon</w:t>
            </w:r>
            <w:proofErr w:type="spellEnd"/>
            <w:proofErr w:type="gramEnd"/>
          </w:p>
        </w:tc>
        <w:tc>
          <w:tcPr>
            <w:tcW w:w="2178" w:type="dxa"/>
          </w:tcPr>
          <w:p w14:paraId="4F817C0B" w14:textId="5A1B991B" w:rsidR="00EA40A9" w:rsidRPr="003317F8" w:rsidRDefault="00F06D89" w:rsidP="00E80545">
            <w:pPr>
              <w:spacing w:line="360" w:lineRule="auto"/>
              <w:rPr>
                <w:rFonts w:eastAsia="SimSun" w:cs="Times New Roman"/>
                <w:sz w:val="14"/>
                <w:szCs w:val="14"/>
                <w:lang w:val="en-US"/>
              </w:rPr>
            </w:pPr>
            <w:r>
              <w:rPr>
                <w:rFonts w:eastAsia="SimSun" w:cs="Times New Roman"/>
                <w:sz w:val="14"/>
                <w:szCs w:val="14"/>
                <w:lang w:val="en-US"/>
              </w:rPr>
              <w:t>T</w:t>
            </w:r>
            <w:r w:rsidRPr="00F06D89">
              <w:rPr>
                <w:rFonts w:eastAsia="SimSun" w:cs="Times New Roman"/>
                <w:sz w:val="14"/>
                <w:szCs w:val="14"/>
                <w:lang w:val="en-US"/>
              </w:rPr>
              <w:t>he purpose of name is to store the customer's display name. It has a Not Null constraint because every user needs a name. This name appears on the website interface and on the order receipts. It helps stall vendors easily identify the correct customer when they come to the counter for order pickup.</w:t>
            </w:r>
          </w:p>
        </w:tc>
      </w:tr>
      <w:tr w:rsidR="00EA40A9" w:rsidRPr="00DD0640" w14:paraId="196DC617" w14:textId="77777777" w:rsidTr="00DC3028">
        <w:trPr>
          <w:jc w:val="center"/>
        </w:trPr>
        <w:tc>
          <w:tcPr>
            <w:tcW w:w="3539" w:type="dxa"/>
          </w:tcPr>
          <w:p w14:paraId="21308F04" w14:textId="37E213A3" w:rsidR="00EA40A9" w:rsidRPr="00DD0640" w:rsidRDefault="00EF16BE" w:rsidP="00E80545">
            <w:pPr>
              <w:spacing w:line="360" w:lineRule="auto"/>
              <w:rPr>
                <w:rFonts w:eastAsia="SimSun" w:cs="Times New Roman"/>
                <w:sz w:val="20"/>
                <w:lang w:val="en-US"/>
              </w:rPr>
            </w:pPr>
            <w:r>
              <w:rPr>
                <w:rFonts w:eastAsia="SimSun" w:cs="Times New Roman"/>
                <w:sz w:val="20"/>
                <w:lang w:val="en-US"/>
              </w:rPr>
              <w:t>e</w:t>
            </w:r>
            <w:r w:rsidR="00EA40A9">
              <w:rPr>
                <w:rFonts w:eastAsia="SimSun" w:cs="Times New Roman"/>
                <w:sz w:val="20"/>
                <w:lang w:val="en-US"/>
              </w:rPr>
              <w:t>mail</w:t>
            </w:r>
          </w:p>
        </w:tc>
        <w:tc>
          <w:tcPr>
            <w:tcW w:w="2394" w:type="dxa"/>
          </w:tcPr>
          <w:p w14:paraId="5EEB617F" w14:textId="314E934F" w:rsidR="00EA40A9" w:rsidRPr="00DD0640" w:rsidRDefault="008B38DA" w:rsidP="00E80545">
            <w:pPr>
              <w:spacing w:line="360" w:lineRule="auto"/>
              <w:rPr>
                <w:rFonts w:eastAsia="SimSun" w:cs="Times New Roman"/>
                <w:sz w:val="20"/>
                <w:lang w:val="en-US"/>
              </w:rPr>
            </w:pPr>
            <w:r>
              <w:rPr>
                <w:rFonts w:eastAsia="SimSun" w:cs="Times New Roman"/>
                <w:sz w:val="20"/>
                <w:lang w:val="en-US"/>
              </w:rPr>
              <w:t>-</w:t>
            </w:r>
          </w:p>
        </w:tc>
        <w:tc>
          <w:tcPr>
            <w:tcW w:w="1523" w:type="dxa"/>
          </w:tcPr>
          <w:p w14:paraId="71698D13" w14:textId="39391DB7" w:rsidR="00763042" w:rsidRDefault="00763042" w:rsidP="00E80545">
            <w:pPr>
              <w:spacing w:line="360" w:lineRule="auto"/>
              <w:rPr>
                <w:rFonts w:eastAsia="SimSun" w:cs="Times New Roman"/>
                <w:sz w:val="20"/>
                <w:lang w:val="en-US"/>
              </w:rPr>
            </w:pPr>
            <w:r>
              <w:rPr>
                <w:rFonts w:eastAsia="SimSun" w:cs="Times New Roman"/>
                <w:sz w:val="20"/>
                <w:lang w:val="en-US"/>
              </w:rPr>
              <w:t>Hannan2009@gmail.com,</w:t>
            </w:r>
          </w:p>
          <w:p w14:paraId="07082533" w14:textId="08C02A43" w:rsidR="00763042" w:rsidRPr="00DD0640" w:rsidRDefault="00763042" w:rsidP="00E80545">
            <w:pPr>
              <w:spacing w:line="360" w:lineRule="auto"/>
              <w:rPr>
                <w:rFonts w:eastAsia="SimSun" w:cs="Times New Roman"/>
                <w:sz w:val="20"/>
                <w:lang w:val="en-US"/>
              </w:rPr>
            </w:pPr>
            <w:r>
              <w:rPr>
                <w:rFonts w:eastAsia="SimSun" w:cs="Times New Roman"/>
                <w:sz w:val="20"/>
                <w:lang w:val="en-US"/>
              </w:rPr>
              <w:t>Hannan8753@tp.edu.sg</w:t>
            </w:r>
          </w:p>
        </w:tc>
        <w:tc>
          <w:tcPr>
            <w:tcW w:w="2178" w:type="dxa"/>
          </w:tcPr>
          <w:p w14:paraId="5E87C3C2" w14:textId="3E7768D4" w:rsidR="00EA40A9" w:rsidRPr="00DD0640" w:rsidRDefault="009C66ED" w:rsidP="00E80545">
            <w:pPr>
              <w:spacing w:line="360" w:lineRule="auto"/>
              <w:rPr>
                <w:rFonts w:eastAsia="SimSun" w:cs="Times New Roman"/>
                <w:sz w:val="20"/>
                <w:lang w:val="en-US"/>
              </w:rPr>
            </w:pPr>
            <w:r w:rsidRPr="009C66ED">
              <w:rPr>
                <w:rFonts w:eastAsia="SimSun" w:cs="Times New Roman"/>
                <w:sz w:val="14"/>
                <w:szCs w:val="14"/>
                <w:lang w:val="en-US"/>
              </w:rPr>
              <w:t xml:space="preserve">email functions as the main login ID and is used for sending notifications. It has a Unique constraint to </w:t>
            </w:r>
            <w:r w:rsidRPr="009C66ED">
              <w:rPr>
                <w:rFonts w:eastAsia="SimSun" w:cs="Times New Roman"/>
                <w:sz w:val="14"/>
                <w:szCs w:val="14"/>
                <w:lang w:val="en-US"/>
              </w:rPr>
              <w:lastRenderedPageBreak/>
              <w:t>ensure that each user has a different account, which prevents people from registering twice with the same email. This is necessary for password resets and account security.</w:t>
            </w:r>
          </w:p>
        </w:tc>
      </w:tr>
      <w:tr w:rsidR="00EA40A9" w:rsidRPr="00DD0640" w14:paraId="4C3EEE88" w14:textId="77777777" w:rsidTr="00DC3028">
        <w:trPr>
          <w:jc w:val="center"/>
        </w:trPr>
        <w:tc>
          <w:tcPr>
            <w:tcW w:w="3539" w:type="dxa"/>
          </w:tcPr>
          <w:p w14:paraId="23552751" w14:textId="77777777" w:rsidR="00EA40A9" w:rsidRPr="00DD0640" w:rsidRDefault="00EA40A9" w:rsidP="00E80545">
            <w:pPr>
              <w:spacing w:line="360" w:lineRule="auto"/>
              <w:rPr>
                <w:rFonts w:eastAsia="SimSun" w:cs="Times New Roman"/>
                <w:sz w:val="20"/>
                <w:lang w:val="en-US"/>
              </w:rPr>
            </w:pPr>
            <w:r>
              <w:rPr>
                <w:rFonts w:eastAsia="SimSun" w:cs="Times New Roman"/>
                <w:sz w:val="20"/>
                <w:lang w:val="en-US"/>
              </w:rPr>
              <w:lastRenderedPageBreak/>
              <w:t>password</w:t>
            </w:r>
          </w:p>
        </w:tc>
        <w:tc>
          <w:tcPr>
            <w:tcW w:w="2394" w:type="dxa"/>
          </w:tcPr>
          <w:p w14:paraId="14D2026E" w14:textId="2E760448" w:rsidR="00EA40A9" w:rsidRPr="00DD0640" w:rsidRDefault="008B38DA" w:rsidP="00E80545">
            <w:pPr>
              <w:spacing w:line="360" w:lineRule="auto"/>
              <w:rPr>
                <w:rFonts w:eastAsia="SimSun" w:cs="Times New Roman"/>
                <w:sz w:val="20"/>
                <w:lang w:val="en-US"/>
              </w:rPr>
            </w:pPr>
            <w:r>
              <w:rPr>
                <w:rFonts w:eastAsia="SimSun" w:cs="Times New Roman"/>
                <w:sz w:val="20"/>
                <w:lang w:val="en-US"/>
              </w:rPr>
              <w:t>-</w:t>
            </w:r>
          </w:p>
        </w:tc>
        <w:tc>
          <w:tcPr>
            <w:tcW w:w="1523" w:type="dxa"/>
          </w:tcPr>
          <w:p w14:paraId="57B3EBAF" w14:textId="5141CA77" w:rsidR="00EA40A9" w:rsidRPr="00DD0640" w:rsidRDefault="00763042" w:rsidP="00E80545">
            <w:pPr>
              <w:spacing w:line="360" w:lineRule="auto"/>
              <w:rPr>
                <w:rFonts w:eastAsia="SimSun" w:cs="Times New Roman"/>
                <w:sz w:val="20"/>
                <w:lang w:val="en-US"/>
              </w:rPr>
            </w:pPr>
            <w:r>
              <w:rPr>
                <w:rFonts w:eastAsia="SimSun" w:cs="Times New Roman"/>
                <w:sz w:val="20"/>
                <w:lang w:val="en-US"/>
              </w:rPr>
              <w:t>p@</w:t>
            </w:r>
            <w:proofErr w:type="gramStart"/>
            <w:r>
              <w:rPr>
                <w:rFonts w:eastAsia="SimSun" w:cs="Times New Roman"/>
                <w:sz w:val="20"/>
                <w:lang w:val="en-US"/>
              </w:rPr>
              <w:t>ssword,h</w:t>
            </w:r>
            <w:proofErr w:type="gramEnd"/>
            <w:r>
              <w:rPr>
                <w:rFonts w:eastAsia="SimSun" w:cs="Times New Roman"/>
                <w:sz w:val="20"/>
                <w:lang w:val="en-US"/>
              </w:rPr>
              <w:t>@nn@n2OO8</w:t>
            </w:r>
          </w:p>
        </w:tc>
        <w:tc>
          <w:tcPr>
            <w:tcW w:w="2178" w:type="dxa"/>
          </w:tcPr>
          <w:p w14:paraId="2C657B7B" w14:textId="7D24A02D" w:rsidR="00EA40A9" w:rsidRPr="00DD0640" w:rsidRDefault="009C66ED" w:rsidP="00E80545">
            <w:pPr>
              <w:spacing w:line="360" w:lineRule="auto"/>
              <w:rPr>
                <w:rFonts w:eastAsia="SimSun" w:cs="Times New Roman"/>
                <w:sz w:val="20"/>
                <w:lang w:val="en-US"/>
              </w:rPr>
            </w:pPr>
            <w:r w:rsidRPr="009C66ED">
              <w:rPr>
                <w:rFonts w:eastAsia="SimSun" w:cs="Times New Roman"/>
                <w:sz w:val="14"/>
                <w:szCs w:val="14"/>
                <w:lang w:val="en-US"/>
              </w:rPr>
              <w:t>password stores the login password set by the user. It has a Not Null constraint because an account must be secured. This is necessary to control access so that only the user can log in to view their own personal data and current orders.</w:t>
            </w:r>
          </w:p>
        </w:tc>
      </w:tr>
      <w:tr w:rsidR="00B363EE" w:rsidRPr="00DD0640" w14:paraId="3D1A61FA" w14:textId="77777777" w:rsidTr="00DC3028">
        <w:trPr>
          <w:jc w:val="center"/>
        </w:trPr>
        <w:tc>
          <w:tcPr>
            <w:tcW w:w="3539" w:type="dxa"/>
          </w:tcPr>
          <w:p w14:paraId="3AA3D848" w14:textId="340807E7" w:rsidR="00B363EE" w:rsidRDefault="00B363EE" w:rsidP="00E80545">
            <w:pPr>
              <w:spacing w:line="360" w:lineRule="auto"/>
              <w:rPr>
                <w:rFonts w:eastAsia="SimSun" w:cs="Times New Roman"/>
                <w:sz w:val="20"/>
                <w:lang w:val="en-US"/>
              </w:rPr>
            </w:pPr>
            <w:r>
              <w:rPr>
                <w:rFonts w:eastAsia="SimSun" w:cs="Times New Roman"/>
                <w:sz w:val="20"/>
                <w:lang w:val="en-US"/>
              </w:rPr>
              <w:t>role</w:t>
            </w:r>
          </w:p>
        </w:tc>
        <w:tc>
          <w:tcPr>
            <w:tcW w:w="2394" w:type="dxa"/>
          </w:tcPr>
          <w:p w14:paraId="3AAD1F5E" w14:textId="008F1C0C" w:rsidR="00B363EE" w:rsidRPr="00DD0640" w:rsidRDefault="008B38DA" w:rsidP="00E80545">
            <w:pPr>
              <w:spacing w:line="360" w:lineRule="auto"/>
              <w:rPr>
                <w:rFonts w:eastAsia="SimSun" w:cs="Times New Roman"/>
                <w:sz w:val="20"/>
                <w:lang w:val="en-US"/>
              </w:rPr>
            </w:pPr>
            <w:r>
              <w:rPr>
                <w:rFonts w:eastAsia="SimSun" w:cs="Times New Roman"/>
                <w:sz w:val="20"/>
                <w:lang w:val="en-US"/>
              </w:rPr>
              <w:t>-</w:t>
            </w:r>
          </w:p>
        </w:tc>
        <w:tc>
          <w:tcPr>
            <w:tcW w:w="1523" w:type="dxa"/>
          </w:tcPr>
          <w:p w14:paraId="1E993CF5" w14:textId="7791B02A" w:rsidR="00B363EE" w:rsidRPr="00DD0640" w:rsidRDefault="00763042" w:rsidP="00E80545">
            <w:pPr>
              <w:spacing w:line="360" w:lineRule="auto"/>
              <w:rPr>
                <w:rFonts w:eastAsia="SimSun" w:cs="Times New Roman"/>
                <w:sz w:val="20"/>
                <w:lang w:val="en-US"/>
              </w:rPr>
            </w:pPr>
            <w:proofErr w:type="spellStart"/>
            <w:proofErr w:type="gramStart"/>
            <w:r>
              <w:rPr>
                <w:rFonts w:eastAsia="SimSun" w:cs="Times New Roman"/>
                <w:sz w:val="20"/>
                <w:lang w:val="en-US"/>
              </w:rPr>
              <w:t>staff,customer</w:t>
            </w:r>
            <w:proofErr w:type="spellEnd"/>
            <w:proofErr w:type="gramEnd"/>
          </w:p>
        </w:tc>
        <w:tc>
          <w:tcPr>
            <w:tcW w:w="2178" w:type="dxa"/>
          </w:tcPr>
          <w:p w14:paraId="77C43461" w14:textId="1C4D8F86" w:rsidR="00B363EE" w:rsidRDefault="0010126F" w:rsidP="00E80545">
            <w:pPr>
              <w:spacing w:line="360" w:lineRule="auto"/>
              <w:rPr>
                <w:rFonts w:eastAsia="SimSun" w:cs="Times New Roman"/>
                <w:sz w:val="14"/>
                <w:szCs w:val="14"/>
                <w:lang w:val="en-US"/>
              </w:rPr>
            </w:pPr>
            <w:r w:rsidRPr="0010126F">
              <w:rPr>
                <w:rFonts w:eastAsia="SimSun" w:cs="Times New Roman"/>
                <w:sz w:val="14"/>
                <w:szCs w:val="14"/>
                <w:lang w:val="en-US"/>
              </w:rPr>
              <w:t>role is used to distinguish between a 'customer' and a 'staff' account using an ENUM constraint. This is useful because it ensures that regular customers only see the food ordering pages and do not have access to the management webpages used by vendors.</w:t>
            </w:r>
          </w:p>
        </w:tc>
      </w:tr>
    </w:tbl>
    <w:p w14:paraId="5A5468FB" w14:textId="77777777" w:rsidR="00B363EE" w:rsidRDefault="00B363EE" w:rsidP="00B363EE">
      <w:pPr>
        <w:spacing w:line="360" w:lineRule="auto"/>
        <w:jc w:val="both"/>
        <w:rPr>
          <w:rFonts w:eastAsia="SimSun" w:cs="Times New Roman"/>
          <w:sz w:val="22"/>
          <w:szCs w:val="22"/>
          <w:lang w:val="en-US"/>
        </w:rPr>
      </w:pPr>
    </w:p>
    <w:p w14:paraId="51A9FD5D" w14:textId="77777777" w:rsidR="00B363EE" w:rsidRDefault="00B363EE" w:rsidP="00B363EE">
      <w:pPr>
        <w:spacing w:line="360" w:lineRule="auto"/>
        <w:jc w:val="both"/>
        <w:rPr>
          <w:rFonts w:eastAsia="SimSun" w:cs="Times New Roman"/>
          <w:sz w:val="22"/>
          <w:szCs w:val="22"/>
          <w:lang w:val="en-US"/>
        </w:rPr>
      </w:pPr>
    </w:p>
    <w:p w14:paraId="5DA948CF" w14:textId="227C0474" w:rsidR="00B363EE" w:rsidRPr="00DD0640" w:rsidRDefault="00B363EE" w:rsidP="00B363EE">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r>
        <w:rPr>
          <w:rFonts w:eastAsia="SimSun" w:cs="Times New Roman"/>
          <w:sz w:val="22"/>
          <w:szCs w:val="22"/>
          <w:lang w:val="en-US"/>
        </w:rPr>
        <w:t>Stall</w:t>
      </w:r>
    </w:p>
    <w:p w14:paraId="425B1127" w14:textId="11BD7446" w:rsidR="00B363EE" w:rsidRDefault="00B363EE" w:rsidP="00B363EE">
      <w:pPr>
        <w:spacing w:line="360" w:lineRule="auto"/>
        <w:jc w:val="both"/>
        <w:rPr>
          <w:rFonts w:eastAsia="SimSun" w:cs="Times New Roman"/>
          <w:sz w:val="22"/>
          <w:szCs w:val="22"/>
          <w:lang w:val="en-US"/>
        </w:rPr>
      </w:pPr>
      <w:r w:rsidRPr="00DD0640">
        <w:rPr>
          <w:rFonts w:eastAsia="SimSun" w:cs="Times New Roman"/>
          <w:sz w:val="22"/>
          <w:szCs w:val="22"/>
          <w:lang w:val="en-US"/>
        </w:rPr>
        <w:t>Description:</w:t>
      </w:r>
      <w:r w:rsidRPr="00DD0640">
        <w:rPr>
          <w:rFonts w:eastAsia="SimSun" w:cs="Times New Roman"/>
          <w:sz w:val="22"/>
          <w:szCs w:val="22"/>
          <w:lang w:val="en-US"/>
        </w:rPr>
        <w:tab/>
      </w:r>
      <w:r>
        <w:rPr>
          <w:rFonts w:eastAsia="SimSun" w:cs="Times New Roman"/>
          <w:sz w:val="22"/>
          <w:szCs w:val="22"/>
          <w:lang w:val="en-US"/>
        </w:rPr>
        <w:t xml:space="preserve">Contains data for each stall at the </w:t>
      </w:r>
      <w:proofErr w:type="spellStart"/>
      <w:r>
        <w:rPr>
          <w:rFonts w:eastAsia="SimSun" w:cs="Times New Roman"/>
          <w:sz w:val="22"/>
          <w:szCs w:val="22"/>
          <w:lang w:val="en-US"/>
        </w:rPr>
        <w:t>Flavours</w:t>
      </w:r>
      <w:proofErr w:type="spellEnd"/>
      <w:r>
        <w:rPr>
          <w:rFonts w:eastAsia="SimSun" w:cs="Times New Roman"/>
          <w:sz w:val="22"/>
          <w:szCs w:val="22"/>
          <w:lang w:val="en-US"/>
        </w:rPr>
        <w:t xml:space="preserve"> Canteen</w:t>
      </w:r>
    </w:p>
    <w:p w14:paraId="3AADEAD9" w14:textId="77777777" w:rsidR="00B363EE" w:rsidRPr="003317F8" w:rsidRDefault="00B363EE" w:rsidP="00B363EE">
      <w:pPr>
        <w:spacing w:line="360" w:lineRule="auto"/>
        <w:jc w:val="both"/>
        <w:rPr>
          <w:rFonts w:eastAsia="SimSun" w:cs="Times New Roman"/>
          <w:sz w:val="18"/>
          <w:szCs w:val="18"/>
          <w:lang w:val="en-US"/>
        </w:rPr>
      </w:pPr>
      <w:r w:rsidRPr="003317F8">
        <w:rPr>
          <w:rFonts w:eastAsia="SimSun" w:cs="Times New Roman"/>
          <w:sz w:val="18"/>
          <w:szCs w:val="18"/>
          <w:lang w:val="en-US"/>
        </w:rPr>
        <w:t>(</w:t>
      </w:r>
      <w:r w:rsidRPr="003317F8">
        <w:rPr>
          <w:rFonts w:eastAsia="SimSun" w:cs="Times New Roman"/>
          <w:sz w:val="18"/>
          <w:szCs w:val="18"/>
          <w:highlight w:val="yellow"/>
          <w:lang w:val="en-US"/>
        </w:rPr>
        <w:t xml:space="preserve">Take a </w:t>
      </w:r>
      <w:proofErr w:type="gramStart"/>
      <w:r w:rsidRPr="003317F8">
        <w:rPr>
          <w:rFonts w:eastAsia="SimSun" w:cs="Times New Roman"/>
          <w:sz w:val="18"/>
          <w:szCs w:val="18"/>
          <w:highlight w:val="yellow"/>
          <w:lang w:val="en-US"/>
        </w:rPr>
        <w:t>Screen-shot</w:t>
      </w:r>
      <w:proofErr w:type="gramEnd"/>
      <w:r w:rsidRPr="003317F8">
        <w:rPr>
          <w:rFonts w:eastAsia="SimSun" w:cs="Times New Roman"/>
          <w:sz w:val="18"/>
          <w:szCs w:val="18"/>
          <w:highlight w:val="yellow"/>
          <w:lang w:val="en-US"/>
        </w:rPr>
        <w:t xml:space="preserve"> of the actual table from MYSQL Workbench to replace the below Screen-shot</w:t>
      </w:r>
      <w:r w:rsidRPr="003317F8">
        <w:rPr>
          <w:rFonts w:eastAsia="SimSun" w:cs="Times New Roman"/>
          <w:sz w:val="18"/>
          <w:szCs w:val="18"/>
          <w:lang w:val="en-US"/>
        </w:rPr>
        <w:t>)</w:t>
      </w:r>
    </w:p>
    <w:p w14:paraId="3D174CF7" w14:textId="2FAD8603" w:rsidR="00B363EE" w:rsidRDefault="005626E7" w:rsidP="00B363EE">
      <w:pPr>
        <w:spacing w:line="360" w:lineRule="auto"/>
        <w:jc w:val="both"/>
        <w:rPr>
          <w:rFonts w:eastAsia="SimSun" w:cs="Times New Roman"/>
          <w:sz w:val="22"/>
          <w:szCs w:val="22"/>
          <w:lang w:val="en-US"/>
        </w:rPr>
      </w:pPr>
      <w:r w:rsidRPr="005626E7">
        <w:rPr>
          <w:rFonts w:eastAsia="SimSun" w:cs="Times New Roman"/>
          <w:noProof/>
          <w:sz w:val="22"/>
          <w:szCs w:val="22"/>
          <w:lang w:val="en-US"/>
        </w:rPr>
        <w:drawing>
          <wp:inline distT="0" distB="0" distL="0" distR="0" wp14:anchorId="2EFADCBC" wp14:editId="2EC5B80C">
            <wp:extent cx="5732145" cy="1044575"/>
            <wp:effectExtent l="0" t="0" r="1905" b="3175"/>
            <wp:docPr id="248586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86509" name="Picture 1" descr="A screenshot of a computer&#10;&#10;AI-generated content may be incorrect."/>
                    <pic:cNvPicPr/>
                  </pic:nvPicPr>
                  <pic:blipFill>
                    <a:blip r:embed="rId18"/>
                    <a:stretch>
                      <a:fillRect/>
                    </a:stretch>
                  </pic:blipFill>
                  <pic:spPr>
                    <a:xfrm>
                      <a:off x="0" y="0"/>
                      <a:ext cx="5732145" cy="1044575"/>
                    </a:xfrm>
                    <a:prstGeom prst="rect">
                      <a:avLst/>
                    </a:prstGeom>
                  </pic:spPr>
                </pic:pic>
              </a:graphicData>
            </a:graphic>
          </wp:inline>
        </w:drawing>
      </w:r>
    </w:p>
    <w:p w14:paraId="41F07A2B" w14:textId="77777777" w:rsidR="00B363EE" w:rsidRPr="00DD0640" w:rsidRDefault="00B363EE" w:rsidP="00B363EE">
      <w:pPr>
        <w:spacing w:line="360" w:lineRule="auto"/>
        <w:jc w:val="both"/>
        <w:rPr>
          <w:rFonts w:eastAsia="SimSun" w:cs="Times New Roman"/>
          <w:sz w:val="22"/>
          <w:szCs w:val="22"/>
          <w:lang w:val="en-US"/>
        </w:rPr>
      </w:pPr>
      <w:r w:rsidRPr="003317F8">
        <w:rPr>
          <w:rFonts w:eastAsia="SimSun" w:cs="Times New Roman"/>
          <w:sz w:val="18"/>
          <w:szCs w:val="18"/>
          <w:lang w:val="en-US"/>
        </w:rPr>
        <w:t>(</w:t>
      </w:r>
      <w:r>
        <w:rPr>
          <w:rFonts w:eastAsia="SimSun" w:cs="Times New Roman"/>
          <w:sz w:val="18"/>
          <w:szCs w:val="18"/>
          <w:lang w:val="en-US"/>
        </w:rPr>
        <w:t xml:space="preserve">Complete the table below for Entity 1 table – </w:t>
      </w:r>
      <w:r w:rsidRPr="003317F8">
        <w:rPr>
          <w:rFonts w:eastAsia="SimSun" w:cs="Times New Roman"/>
          <w:sz w:val="18"/>
          <w:szCs w:val="18"/>
          <w:highlight w:val="yellow"/>
          <w:lang w:val="en-US"/>
        </w:rPr>
        <w:t xml:space="preserve">The first row is an example. Please replace with your own </w:t>
      </w:r>
      <w:proofErr w:type="gramStart"/>
      <w:r>
        <w:rPr>
          <w:rFonts w:eastAsia="SimSun" w:cs="Times New Roman"/>
          <w:sz w:val="18"/>
          <w:szCs w:val="18"/>
          <w:highlight w:val="yellow"/>
          <w:lang w:val="en-US"/>
        </w:rPr>
        <w:t>FK(</w:t>
      </w:r>
      <w:proofErr w:type="gramEnd"/>
      <w:r>
        <w:rPr>
          <w:rFonts w:eastAsia="SimSun" w:cs="Times New Roman"/>
          <w:sz w:val="18"/>
          <w:szCs w:val="18"/>
          <w:highlight w:val="yellow"/>
          <w:lang w:val="en-US"/>
        </w:rPr>
        <w:t xml:space="preserve">if any), </w:t>
      </w:r>
      <w:r w:rsidRPr="003317F8">
        <w:rPr>
          <w:rFonts w:eastAsia="SimSun" w:cs="Times New Roman"/>
          <w:sz w:val="18"/>
          <w:szCs w:val="18"/>
          <w:highlight w:val="yellow"/>
          <w:lang w:val="en-US"/>
        </w:rPr>
        <w:t>examples and justifications for each field names that you have</w:t>
      </w:r>
      <w:r w:rsidRPr="003317F8">
        <w:rPr>
          <w:rFonts w:eastAsia="SimSun" w:cs="Times New Roman"/>
          <w:sz w:val="18"/>
          <w:szCs w:val="18"/>
          <w:lang w:val="en-US"/>
        </w:rPr>
        <w:t>)</w:t>
      </w:r>
    </w:p>
    <w:tbl>
      <w:tblPr>
        <w:tblStyle w:val="TableGrid1"/>
        <w:tblW w:w="9017" w:type="dxa"/>
        <w:jc w:val="center"/>
        <w:tblLook w:val="04A0" w:firstRow="1" w:lastRow="0" w:firstColumn="1" w:lastColumn="0" w:noHBand="0" w:noVBand="1"/>
      </w:tblPr>
      <w:tblGrid>
        <w:gridCol w:w="3539"/>
        <w:gridCol w:w="2394"/>
        <w:gridCol w:w="1523"/>
        <w:gridCol w:w="1561"/>
      </w:tblGrid>
      <w:tr w:rsidR="00B363EE" w:rsidRPr="00DD0640" w14:paraId="78B1D06B" w14:textId="77777777" w:rsidTr="00030596">
        <w:trPr>
          <w:jc w:val="center"/>
        </w:trPr>
        <w:tc>
          <w:tcPr>
            <w:tcW w:w="3539" w:type="dxa"/>
          </w:tcPr>
          <w:p w14:paraId="418BA6AD" w14:textId="77777777" w:rsidR="00B363EE" w:rsidRPr="00DD0640" w:rsidRDefault="00B363EE" w:rsidP="00030596">
            <w:pPr>
              <w:spacing w:line="360" w:lineRule="auto"/>
              <w:rPr>
                <w:rFonts w:eastAsia="SimSun" w:cs="Times New Roman"/>
                <w:b/>
                <w:sz w:val="20"/>
                <w:lang w:val="en-US"/>
              </w:rPr>
            </w:pPr>
            <w:r w:rsidRPr="00DD0640">
              <w:rPr>
                <w:rFonts w:eastAsia="SimSun" w:cs="Times New Roman"/>
                <w:b/>
                <w:sz w:val="20"/>
                <w:lang w:val="en-US"/>
              </w:rPr>
              <w:t>Field Name</w:t>
            </w:r>
          </w:p>
        </w:tc>
        <w:tc>
          <w:tcPr>
            <w:tcW w:w="2394" w:type="dxa"/>
          </w:tcPr>
          <w:p w14:paraId="258619A2" w14:textId="77777777" w:rsidR="00B363EE" w:rsidRPr="00DD0640" w:rsidRDefault="00B363EE" w:rsidP="00030596">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523" w:type="dxa"/>
          </w:tcPr>
          <w:p w14:paraId="24922D13" w14:textId="77777777" w:rsidR="00B363EE" w:rsidRPr="00DD0640" w:rsidRDefault="00B363EE" w:rsidP="00030596">
            <w:pPr>
              <w:spacing w:line="360" w:lineRule="auto"/>
              <w:rPr>
                <w:rFonts w:eastAsia="SimSun" w:cs="Times New Roman"/>
                <w:b/>
                <w:sz w:val="20"/>
                <w:lang w:val="en-US"/>
              </w:rPr>
            </w:pPr>
            <w:r w:rsidRPr="00DD0640">
              <w:rPr>
                <w:rFonts w:eastAsia="SimSun" w:cs="Times New Roman"/>
                <w:b/>
                <w:sz w:val="20"/>
                <w:lang w:val="en-US"/>
              </w:rPr>
              <w:t>Example</w:t>
            </w:r>
          </w:p>
        </w:tc>
        <w:tc>
          <w:tcPr>
            <w:tcW w:w="1561" w:type="dxa"/>
          </w:tcPr>
          <w:p w14:paraId="16D807D9" w14:textId="77777777" w:rsidR="00B363EE" w:rsidRPr="00DD0640" w:rsidRDefault="00B363EE" w:rsidP="00030596">
            <w:pPr>
              <w:spacing w:line="360" w:lineRule="auto"/>
              <w:rPr>
                <w:rFonts w:eastAsia="SimSun" w:cs="Times New Roman"/>
                <w:b/>
                <w:sz w:val="20"/>
                <w:lang w:val="en-US"/>
              </w:rPr>
            </w:pPr>
            <w:r>
              <w:rPr>
                <w:rFonts w:eastAsia="SimSun" w:cs="Times New Roman"/>
                <w:b/>
                <w:sz w:val="20"/>
                <w:lang w:val="en-US"/>
              </w:rPr>
              <w:t>Justification</w:t>
            </w:r>
          </w:p>
        </w:tc>
      </w:tr>
      <w:tr w:rsidR="00B363EE" w:rsidRPr="00DD0640" w14:paraId="7541D5F8" w14:textId="77777777" w:rsidTr="00030596">
        <w:trPr>
          <w:jc w:val="center"/>
        </w:trPr>
        <w:tc>
          <w:tcPr>
            <w:tcW w:w="3539" w:type="dxa"/>
          </w:tcPr>
          <w:p w14:paraId="589588BD" w14:textId="780ED0B4" w:rsidR="00B363EE" w:rsidRPr="00DD0640" w:rsidRDefault="00B363EE" w:rsidP="00030596">
            <w:pPr>
              <w:spacing w:line="360" w:lineRule="auto"/>
              <w:rPr>
                <w:rFonts w:eastAsia="SimSun" w:cs="Times New Roman"/>
                <w:sz w:val="20"/>
                <w:lang w:val="en-US"/>
              </w:rPr>
            </w:pPr>
            <w:proofErr w:type="spellStart"/>
            <w:r>
              <w:rPr>
                <w:rFonts w:eastAsia="SimSun" w:cs="Times New Roman"/>
                <w:sz w:val="20"/>
                <w:lang w:val="en-US"/>
              </w:rPr>
              <w:t>stall</w:t>
            </w:r>
            <w:r w:rsidRPr="00DD0640">
              <w:rPr>
                <w:rFonts w:eastAsia="SimSun" w:cs="Times New Roman"/>
                <w:sz w:val="20"/>
                <w:lang w:val="en-US"/>
              </w:rPr>
              <w:t>_id</w:t>
            </w:r>
            <w:proofErr w:type="spellEnd"/>
          </w:p>
        </w:tc>
        <w:tc>
          <w:tcPr>
            <w:tcW w:w="2394" w:type="dxa"/>
          </w:tcPr>
          <w:p w14:paraId="7BAB9BD7" w14:textId="77777777" w:rsidR="00B363EE" w:rsidRDefault="00B363EE"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01867781" w14:textId="1741BAE6" w:rsidR="00B363EE" w:rsidRPr="00DD0640" w:rsidRDefault="00763042" w:rsidP="00030596">
            <w:pPr>
              <w:spacing w:line="360" w:lineRule="auto"/>
              <w:rPr>
                <w:rFonts w:eastAsia="SimSun" w:cs="Times New Roman"/>
                <w:sz w:val="20"/>
                <w:lang w:val="en-US"/>
              </w:rPr>
            </w:pPr>
            <w:r>
              <w:rPr>
                <w:rFonts w:eastAsia="SimSun" w:cs="Times New Roman"/>
                <w:sz w:val="20"/>
                <w:lang w:val="en-US"/>
              </w:rPr>
              <w:t>101,105</w:t>
            </w:r>
          </w:p>
        </w:tc>
        <w:tc>
          <w:tcPr>
            <w:tcW w:w="1561" w:type="dxa"/>
          </w:tcPr>
          <w:p w14:paraId="1EA32EA9" w14:textId="31A61BD5" w:rsidR="003D47D3" w:rsidRPr="003317F8" w:rsidRDefault="0010126F" w:rsidP="00030596">
            <w:pPr>
              <w:spacing w:line="360" w:lineRule="auto"/>
              <w:rPr>
                <w:rFonts w:eastAsia="SimSun" w:cs="Times New Roman"/>
                <w:sz w:val="14"/>
                <w:szCs w:val="14"/>
                <w:lang w:val="en-US"/>
              </w:rPr>
            </w:pPr>
            <w:proofErr w:type="spellStart"/>
            <w:r w:rsidRPr="0010126F">
              <w:rPr>
                <w:rFonts w:eastAsia="SimSun" w:cs="Times New Roman"/>
                <w:sz w:val="14"/>
                <w:szCs w:val="14"/>
                <w:lang w:val="en-US"/>
              </w:rPr>
              <w:t>stall_id</w:t>
            </w:r>
            <w:proofErr w:type="spellEnd"/>
            <w:r w:rsidRPr="0010126F">
              <w:rPr>
                <w:rFonts w:eastAsia="SimSun" w:cs="Times New Roman"/>
                <w:sz w:val="14"/>
                <w:szCs w:val="14"/>
                <w:lang w:val="en-US"/>
              </w:rPr>
              <w:t xml:space="preserve"> uniquely identifies each stall and serves as the primary key. It uses the auto increment constraint to make sure every stall gets a unique ID. </w:t>
            </w:r>
            <w:proofErr w:type="spellStart"/>
            <w:r w:rsidRPr="0010126F">
              <w:rPr>
                <w:rFonts w:eastAsia="SimSun" w:cs="Times New Roman"/>
                <w:sz w:val="14"/>
                <w:szCs w:val="14"/>
                <w:lang w:val="en-US"/>
              </w:rPr>
              <w:t>stall_id</w:t>
            </w:r>
            <w:proofErr w:type="spellEnd"/>
            <w:r w:rsidRPr="0010126F">
              <w:rPr>
                <w:rFonts w:eastAsia="SimSun" w:cs="Times New Roman"/>
                <w:sz w:val="14"/>
                <w:szCs w:val="14"/>
                <w:lang w:val="en-US"/>
              </w:rPr>
              <w:t xml:space="preserve"> is needed to link menu items and orders to the correct </w:t>
            </w:r>
            <w:proofErr w:type="gramStart"/>
            <w:r w:rsidRPr="0010126F">
              <w:rPr>
                <w:rFonts w:eastAsia="SimSun" w:cs="Times New Roman"/>
                <w:sz w:val="14"/>
                <w:szCs w:val="14"/>
                <w:lang w:val="en-US"/>
              </w:rPr>
              <w:lastRenderedPageBreak/>
              <w:t>vendor</w:t>
            </w:r>
            <w:proofErr w:type="gramEnd"/>
            <w:r w:rsidRPr="0010126F">
              <w:rPr>
                <w:rFonts w:eastAsia="SimSun" w:cs="Times New Roman"/>
                <w:sz w:val="14"/>
                <w:szCs w:val="14"/>
                <w:lang w:val="en-US"/>
              </w:rPr>
              <w:t xml:space="preserve"> so the system knows which stall a customer ordered from.</w:t>
            </w:r>
          </w:p>
        </w:tc>
      </w:tr>
      <w:tr w:rsidR="00B363EE" w:rsidRPr="00DD0640" w14:paraId="1AF92673" w14:textId="77777777" w:rsidTr="00030596">
        <w:trPr>
          <w:jc w:val="center"/>
        </w:trPr>
        <w:tc>
          <w:tcPr>
            <w:tcW w:w="3539" w:type="dxa"/>
          </w:tcPr>
          <w:p w14:paraId="79BA88DC" w14:textId="7C4F66DF" w:rsidR="00B363EE" w:rsidRPr="00DD0640" w:rsidRDefault="003D47D3" w:rsidP="00030596">
            <w:pPr>
              <w:spacing w:line="360" w:lineRule="auto"/>
              <w:rPr>
                <w:rFonts w:eastAsia="SimSun" w:cs="Times New Roman"/>
                <w:sz w:val="20"/>
                <w:lang w:val="en-US"/>
              </w:rPr>
            </w:pPr>
            <w:proofErr w:type="spellStart"/>
            <w:r>
              <w:rPr>
                <w:rFonts w:eastAsia="SimSun" w:cs="Times New Roman"/>
                <w:sz w:val="20"/>
                <w:lang w:val="en-US"/>
              </w:rPr>
              <w:lastRenderedPageBreak/>
              <w:t>stall_name</w:t>
            </w:r>
            <w:proofErr w:type="spellEnd"/>
          </w:p>
        </w:tc>
        <w:tc>
          <w:tcPr>
            <w:tcW w:w="2394" w:type="dxa"/>
          </w:tcPr>
          <w:p w14:paraId="0421489A" w14:textId="6AAD26E8" w:rsidR="00B363EE" w:rsidRPr="00DD0640" w:rsidRDefault="00763042"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0BEAE5FC" w14:textId="0D1E9BAC" w:rsidR="00B363EE" w:rsidRPr="00DD0640" w:rsidRDefault="00763042" w:rsidP="00030596">
            <w:pPr>
              <w:spacing w:line="360" w:lineRule="auto"/>
              <w:rPr>
                <w:rFonts w:eastAsia="SimSun" w:cs="Times New Roman"/>
                <w:sz w:val="20"/>
                <w:lang w:val="en-US"/>
              </w:rPr>
            </w:pPr>
            <w:r>
              <w:rPr>
                <w:rFonts w:eastAsia="SimSun" w:cs="Times New Roman"/>
                <w:sz w:val="20"/>
                <w:lang w:val="en-US"/>
              </w:rPr>
              <w:t xml:space="preserve">Western </w:t>
            </w:r>
            <w:proofErr w:type="spellStart"/>
            <w:proofErr w:type="gramStart"/>
            <w:r>
              <w:rPr>
                <w:rFonts w:eastAsia="SimSun" w:cs="Times New Roman"/>
                <w:sz w:val="20"/>
                <w:lang w:val="en-US"/>
              </w:rPr>
              <w:t>Stall,Chicken</w:t>
            </w:r>
            <w:proofErr w:type="spellEnd"/>
            <w:proofErr w:type="gramEnd"/>
            <w:r>
              <w:rPr>
                <w:rFonts w:eastAsia="SimSun" w:cs="Times New Roman"/>
                <w:sz w:val="20"/>
                <w:lang w:val="en-US"/>
              </w:rPr>
              <w:t xml:space="preserve"> Rice Stall</w:t>
            </w:r>
          </w:p>
        </w:tc>
        <w:tc>
          <w:tcPr>
            <w:tcW w:w="1561" w:type="dxa"/>
          </w:tcPr>
          <w:p w14:paraId="4D85A433" w14:textId="1DC9AF28" w:rsidR="003D47D3" w:rsidRPr="003317F8" w:rsidRDefault="003119BD" w:rsidP="00030596">
            <w:pPr>
              <w:spacing w:line="360" w:lineRule="auto"/>
              <w:rPr>
                <w:rFonts w:eastAsia="SimSun" w:cs="Times New Roman"/>
                <w:sz w:val="14"/>
                <w:szCs w:val="14"/>
                <w:lang w:val="en-US"/>
              </w:rPr>
            </w:pPr>
            <w:proofErr w:type="spellStart"/>
            <w:r w:rsidRPr="003119BD">
              <w:rPr>
                <w:rFonts w:eastAsia="SimSun" w:cs="Times New Roman"/>
                <w:sz w:val="14"/>
                <w:szCs w:val="14"/>
                <w:lang w:val="en-US"/>
              </w:rPr>
              <w:t>stall_name</w:t>
            </w:r>
            <w:proofErr w:type="spellEnd"/>
            <w:r w:rsidRPr="003119BD">
              <w:rPr>
                <w:rFonts w:eastAsia="SimSun" w:cs="Times New Roman"/>
                <w:sz w:val="14"/>
                <w:szCs w:val="14"/>
                <w:lang w:val="en-US"/>
              </w:rPr>
              <w:t xml:space="preserve"> stores the display name of the shop. The Unique constraint ensures there are no duplicate stall names, which would confuse users. This attribute is needed so students can easily identify stalls on the website, and it allows for the search function to work when looking for a specific place.</w:t>
            </w:r>
          </w:p>
        </w:tc>
      </w:tr>
      <w:tr w:rsidR="00B363EE" w:rsidRPr="00DD0640" w14:paraId="64610907" w14:textId="77777777" w:rsidTr="00030596">
        <w:trPr>
          <w:jc w:val="center"/>
        </w:trPr>
        <w:tc>
          <w:tcPr>
            <w:tcW w:w="3539" w:type="dxa"/>
          </w:tcPr>
          <w:p w14:paraId="6344CF29" w14:textId="001E4865" w:rsidR="00B363EE" w:rsidRPr="00DD0640" w:rsidRDefault="003D47D3" w:rsidP="00030596">
            <w:pPr>
              <w:spacing w:line="360" w:lineRule="auto"/>
              <w:rPr>
                <w:rFonts w:eastAsia="SimSun" w:cs="Times New Roman"/>
                <w:sz w:val="20"/>
                <w:lang w:val="en-US"/>
              </w:rPr>
            </w:pPr>
            <w:proofErr w:type="spellStart"/>
            <w:r>
              <w:rPr>
                <w:rFonts w:eastAsia="SimSun" w:cs="Times New Roman"/>
                <w:sz w:val="20"/>
                <w:lang w:val="en-US"/>
              </w:rPr>
              <w:t>cuisine_type</w:t>
            </w:r>
            <w:proofErr w:type="spellEnd"/>
          </w:p>
        </w:tc>
        <w:tc>
          <w:tcPr>
            <w:tcW w:w="2394" w:type="dxa"/>
          </w:tcPr>
          <w:p w14:paraId="61CC3960" w14:textId="0FBA7E1B" w:rsidR="00B363EE" w:rsidRPr="00DD0640" w:rsidRDefault="00763042"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72C1FDC6" w14:textId="095E4B19" w:rsidR="00B363EE" w:rsidRPr="00DD0640" w:rsidRDefault="00763042" w:rsidP="00030596">
            <w:pPr>
              <w:spacing w:line="360" w:lineRule="auto"/>
              <w:rPr>
                <w:rFonts w:eastAsia="SimSun" w:cs="Times New Roman"/>
                <w:sz w:val="20"/>
                <w:lang w:val="en-US"/>
              </w:rPr>
            </w:pPr>
            <w:r>
              <w:rPr>
                <w:rFonts w:eastAsia="SimSun" w:cs="Times New Roman"/>
                <w:sz w:val="20"/>
                <w:lang w:val="en-US"/>
              </w:rPr>
              <w:t>Western</w:t>
            </w:r>
          </w:p>
        </w:tc>
        <w:tc>
          <w:tcPr>
            <w:tcW w:w="1561" w:type="dxa"/>
          </w:tcPr>
          <w:p w14:paraId="17319655" w14:textId="53F76779" w:rsidR="00B363EE" w:rsidRPr="00DD0640" w:rsidRDefault="003119BD" w:rsidP="00030596">
            <w:pPr>
              <w:spacing w:line="360" w:lineRule="auto"/>
              <w:rPr>
                <w:rFonts w:eastAsia="SimSun" w:cs="Times New Roman"/>
                <w:sz w:val="20"/>
                <w:lang w:val="en-US"/>
              </w:rPr>
            </w:pPr>
            <w:proofErr w:type="spellStart"/>
            <w:r w:rsidRPr="003119BD">
              <w:rPr>
                <w:rFonts w:eastAsia="SimSun" w:cs="Times New Roman"/>
                <w:sz w:val="14"/>
                <w:szCs w:val="14"/>
                <w:lang w:val="en-US"/>
              </w:rPr>
              <w:t>cuisine_type</w:t>
            </w:r>
            <w:proofErr w:type="spellEnd"/>
            <w:r w:rsidRPr="003119BD">
              <w:rPr>
                <w:rFonts w:eastAsia="SimSun" w:cs="Times New Roman"/>
                <w:sz w:val="14"/>
                <w:szCs w:val="14"/>
                <w:lang w:val="en-US"/>
              </w:rPr>
              <w:t xml:space="preserve"> categorizes the stalls by the food they serve (e.g., Western, Korean). This supports the stall filtering feature, allowing users to quickly find the type of food they want without scrolling through every single stall.</w:t>
            </w:r>
          </w:p>
        </w:tc>
      </w:tr>
      <w:tr w:rsidR="008B38DA" w:rsidRPr="00DD0640" w14:paraId="743BC13D" w14:textId="77777777" w:rsidTr="00030596">
        <w:trPr>
          <w:jc w:val="center"/>
        </w:trPr>
        <w:tc>
          <w:tcPr>
            <w:tcW w:w="3539" w:type="dxa"/>
          </w:tcPr>
          <w:p w14:paraId="048F0912" w14:textId="0B3B283A" w:rsidR="008B38DA" w:rsidRDefault="00763042" w:rsidP="00030596">
            <w:pPr>
              <w:spacing w:line="360" w:lineRule="auto"/>
              <w:rPr>
                <w:rFonts w:eastAsia="SimSun" w:cs="Times New Roman"/>
                <w:sz w:val="20"/>
                <w:lang w:val="en-US"/>
              </w:rPr>
            </w:pPr>
            <w:proofErr w:type="spellStart"/>
            <w:r>
              <w:rPr>
                <w:rFonts w:eastAsia="SimSun" w:cs="Times New Roman"/>
                <w:sz w:val="20"/>
                <w:lang w:val="en-US"/>
              </w:rPr>
              <w:t>est_prep_time</w:t>
            </w:r>
            <w:proofErr w:type="spellEnd"/>
          </w:p>
        </w:tc>
        <w:tc>
          <w:tcPr>
            <w:tcW w:w="2394" w:type="dxa"/>
          </w:tcPr>
          <w:p w14:paraId="7E5BA491" w14:textId="008493E6" w:rsidR="008B38DA" w:rsidRPr="00DD0640" w:rsidRDefault="00763042"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1CC55540" w14:textId="2D7E593B" w:rsidR="008B38DA" w:rsidRPr="00DD0640" w:rsidRDefault="00763042" w:rsidP="00030596">
            <w:pPr>
              <w:spacing w:line="360" w:lineRule="auto"/>
              <w:rPr>
                <w:rFonts w:eastAsia="SimSun" w:cs="Times New Roman"/>
                <w:sz w:val="20"/>
                <w:lang w:val="en-US"/>
              </w:rPr>
            </w:pPr>
            <w:r>
              <w:rPr>
                <w:rFonts w:eastAsia="SimSun" w:cs="Times New Roman"/>
                <w:sz w:val="20"/>
                <w:lang w:val="en-US"/>
              </w:rPr>
              <w:t>10,15</w:t>
            </w:r>
          </w:p>
        </w:tc>
        <w:tc>
          <w:tcPr>
            <w:tcW w:w="1561" w:type="dxa"/>
          </w:tcPr>
          <w:p w14:paraId="5964346B" w14:textId="0A8C422B" w:rsidR="000317BE" w:rsidRDefault="003119BD" w:rsidP="00030596">
            <w:pPr>
              <w:spacing w:line="360" w:lineRule="auto"/>
              <w:rPr>
                <w:rFonts w:eastAsia="SimSun" w:cs="Times New Roman"/>
                <w:sz w:val="14"/>
                <w:szCs w:val="14"/>
                <w:lang w:val="en-US"/>
              </w:rPr>
            </w:pPr>
            <w:r w:rsidRPr="003119BD">
              <w:rPr>
                <w:rFonts w:eastAsia="SimSun" w:cs="Times New Roman"/>
                <w:sz w:val="14"/>
                <w:szCs w:val="14"/>
                <w:lang w:val="en-US"/>
              </w:rPr>
              <w:t>This attribute stores an estimate of how long a stall takes to prepare a standard order. This allows for the "Estimated Waiting Time" feature. This is useful as it ensures students can know roughly when their order will be ready, which prevents them from waiting at the stall for too long.</w:t>
            </w:r>
          </w:p>
        </w:tc>
      </w:tr>
      <w:tr w:rsidR="00B363EE" w:rsidRPr="00DD0640" w14:paraId="3378E7D6" w14:textId="77777777" w:rsidTr="00030596">
        <w:trPr>
          <w:jc w:val="center"/>
        </w:trPr>
        <w:tc>
          <w:tcPr>
            <w:tcW w:w="3539" w:type="dxa"/>
          </w:tcPr>
          <w:p w14:paraId="79A43CB0" w14:textId="61FBABFC" w:rsidR="00B363EE" w:rsidRPr="00DD0640" w:rsidRDefault="00763042" w:rsidP="00030596">
            <w:pPr>
              <w:spacing w:line="360" w:lineRule="auto"/>
              <w:rPr>
                <w:rFonts w:eastAsia="SimSun" w:cs="Times New Roman"/>
                <w:sz w:val="20"/>
                <w:lang w:val="en-US"/>
              </w:rPr>
            </w:pPr>
            <w:r>
              <w:rPr>
                <w:rFonts w:eastAsia="SimSun" w:cs="Times New Roman"/>
                <w:sz w:val="20"/>
                <w:lang w:val="en-US"/>
              </w:rPr>
              <w:t>status</w:t>
            </w:r>
          </w:p>
        </w:tc>
        <w:tc>
          <w:tcPr>
            <w:tcW w:w="2394" w:type="dxa"/>
          </w:tcPr>
          <w:p w14:paraId="2CB92267" w14:textId="792A99F8" w:rsidR="00B363EE" w:rsidRPr="00DD0640" w:rsidRDefault="00763042"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556983A3" w14:textId="251E5602" w:rsidR="00B363EE" w:rsidRPr="00DD0640" w:rsidRDefault="00763042" w:rsidP="00030596">
            <w:pPr>
              <w:spacing w:line="360" w:lineRule="auto"/>
              <w:rPr>
                <w:rFonts w:eastAsia="SimSun" w:cs="Times New Roman"/>
                <w:sz w:val="20"/>
                <w:lang w:val="en-US"/>
              </w:rPr>
            </w:pPr>
            <w:proofErr w:type="spellStart"/>
            <w:proofErr w:type="gramStart"/>
            <w:r>
              <w:rPr>
                <w:rFonts w:eastAsia="SimSun" w:cs="Times New Roman"/>
                <w:sz w:val="20"/>
                <w:lang w:val="en-US"/>
              </w:rPr>
              <w:t>Open,closed</w:t>
            </w:r>
            <w:proofErr w:type="spellEnd"/>
            <w:proofErr w:type="gramEnd"/>
          </w:p>
        </w:tc>
        <w:tc>
          <w:tcPr>
            <w:tcW w:w="1561" w:type="dxa"/>
          </w:tcPr>
          <w:p w14:paraId="4BEBE339" w14:textId="100215B9" w:rsidR="006E3592" w:rsidRPr="006E3592" w:rsidRDefault="00EB6ADD" w:rsidP="00030596">
            <w:pPr>
              <w:spacing w:line="360" w:lineRule="auto"/>
              <w:rPr>
                <w:rFonts w:eastAsia="SimSun" w:cs="Times New Roman"/>
                <w:sz w:val="14"/>
                <w:szCs w:val="14"/>
                <w:lang w:val="en-US"/>
              </w:rPr>
            </w:pPr>
            <w:r w:rsidRPr="00EB6ADD">
              <w:rPr>
                <w:rFonts w:eastAsia="SimSun" w:cs="Times New Roman"/>
                <w:sz w:val="14"/>
                <w:szCs w:val="14"/>
                <w:lang w:val="en-US"/>
              </w:rPr>
              <w:t xml:space="preserve">status indicates if a stall is 'open' or 'closed' using an ENUM </w:t>
            </w:r>
            <w:r>
              <w:rPr>
                <w:rFonts w:eastAsia="SimSun" w:cs="Times New Roman"/>
                <w:sz w:val="14"/>
                <w:szCs w:val="14"/>
                <w:lang w:val="en-US"/>
              </w:rPr>
              <w:t>data type.</w:t>
            </w:r>
            <w:r w:rsidRPr="00EB6ADD">
              <w:rPr>
                <w:rFonts w:eastAsia="SimSun" w:cs="Times New Roman"/>
                <w:sz w:val="14"/>
                <w:szCs w:val="14"/>
                <w:lang w:val="en-US"/>
              </w:rPr>
              <w:t xml:space="preserve"> This is necessary to control the ordering buttons on the website. It ensures that students can </w:t>
            </w:r>
            <w:r w:rsidRPr="00EB6ADD">
              <w:rPr>
                <w:rFonts w:eastAsia="SimSun" w:cs="Times New Roman"/>
                <w:sz w:val="14"/>
                <w:szCs w:val="14"/>
                <w:lang w:val="en-US"/>
              </w:rPr>
              <w:lastRenderedPageBreak/>
              <w:t>only place orders when the stall is actually open and ready to cook.</w:t>
            </w:r>
          </w:p>
        </w:tc>
      </w:tr>
    </w:tbl>
    <w:p w14:paraId="29FF6805" w14:textId="77777777" w:rsidR="00EA40A9" w:rsidRDefault="00EA40A9" w:rsidP="00DD0640">
      <w:pPr>
        <w:spacing w:line="360" w:lineRule="auto"/>
        <w:jc w:val="both"/>
        <w:rPr>
          <w:rFonts w:eastAsia="SimSun" w:cs="Times New Roman"/>
          <w:sz w:val="22"/>
          <w:szCs w:val="22"/>
          <w:lang w:val="en-US"/>
        </w:rPr>
      </w:pPr>
    </w:p>
    <w:p w14:paraId="2BFEDEB2" w14:textId="77777777" w:rsidR="00763042" w:rsidRDefault="00763042" w:rsidP="00DD0640">
      <w:pPr>
        <w:spacing w:line="360" w:lineRule="auto"/>
        <w:jc w:val="both"/>
        <w:rPr>
          <w:rFonts w:eastAsia="SimSun" w:cs="Times New Roman"/>
          <w:sz w:val="22"/>
          <w:szCs w:val="22"/>
          <w:lang w:val="en-US"/>
        </w:rPr>
      </w:pPr>
    </w:p>
    <w:p w14:paraId="5C38B6AE" w14:textId="3EF6B28C" w:rsidR="00763042" w:rsidRPr="00DD0640" w:rsidRDefault="00763042" w:rsidP="00763042">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proofErr w:type="spellStart"/>
      <w:r>
        <w:rPr>
          <w:rFonts w:eastAsia="SimSun" w:cs="Times New Roman"/>
          <w:sz w:val="22"/>
          <w:szCs w:val="22"/>
          <w:lang w:val="en-US"/>
        </w:rPr>
        <w:t>Menu_Item</w:t>
      </w:r>
      <w:proofErr w:type="spellEnd"/>
    </w:p>
    <w:p w14:paraId="06C50CC7" w14:textId="09F356FF" w:rsidR="00763042" w:rsidRDefault="00763042" w:rsidP="00763042">
      <w:pPr>
        <w:spacing w:line="360" w:lineRule="auto"/>
        <w:jc w:val="both"/>
        <w:rPr>
          <w:rFonts w:eastAsia="SimSun" w:cs="Times New Roman"/>
          <w:sz w:val="22"/>
          <w:szCs w:val="22"/>
          <w:lang w:val="en-US"/>
        </w:rPr>
      </w:pPr>
      <w:r w:rsidRPr="00DD0640">
        <w:rPr>
          <w:rFonts w:eastAsia="SimSun" w:cs="Times New Roman"/>
          <w:sz w:val="22"/>
          <w:szCs w:val="22"/>
          <w:lang w:val="en-US"/>
        </w:rPr>
        <w:t>Description:</w:t>
      </w:r>
      <w:r w:rsidRPr="00DD0640">
        <w:rPr>
          <w:rFonts w:eastAsia="SimSun" w:cs="Times New Roman"/>
          <w:sz w:val="22"/>
          <w:szCs w:val="22"/>
          <w:lang w:val="en-US"/>
        </w:rPr>
        <w:tab/>
      </w:r>
      <w:r>
        <w:rPr>
          <w:rFonts w:eastAsia="SimSun" w:cs="Times New Roman"/>
          <w:sz w:val="22"/>
          <w:szCs w:val="22"/>
          <w:lang w:val="en-US"/>
        </w:rPr>
        <w:t>Stores food and drink items offered by each stall</w:t>
      </w:r>
    </w:p>
    <w:p w14:paraId="5087E06B" w14:textId="77777777" w:rsidR="00763042" w:rsidRPr="003317F8" w:rsidRDefault="00763042" w:rsidP="00763042">
      <w:pPr>
        <w:spacing w:line="360" w:lineRule="auto"/>
        <w:jc w:val="both"/>
        <w:rPr>
          <w:rFonts w:eastAsia="SimSun" w:cs="Times New Roman"/>
          <w:sz w:val="18"/>
          <w:szCs w:val="18"/>
          <w:lang w:val="en-US"/>
        </w:rPr>
      </w:pPr>
      <w:r w:rsidRPr="003317F8">
        <w:rPr>
          <w:rFonts w:eastAsia="SimSun" w:cs="Times New Roman"/>
          <w:sz w:val="18"/>
          <w:szCs w:val="18"/>
          <w:lang w:val="en-US"/>
        </w:rPr>
        <w:t>(</w:t>
      </w:r>
      <w:r w:rsidRPr="003317F8">
        <w:rPr>
          <w:rFonts w:eastAsia="SimSun" w:cs="Times New Roman"/>
          <w:sz w:val="18"/>
          <w:szCs w:val="18"/>
          <w:highlight w:val="yellow"/>
          <w:lang w:val="en-US"/>
        </w:rPr>
        <w:t xml:space="preserve">Take a </w:t>
      </w:r>
      <w:proofErr w:type="gramStart"/>
      <w:r w:rsidRPr="003317F8">
        <w:rPr>
          <w:rFonts w:eastAsia="SimSun" w:cs="Times New Roman"/>
          <w:sz w:val="18"/>
          <w:szCs w:val="18"/>
          <w:highlight w:val="yellow"/>
          <w:lang w:val="en-US"/>
        </w:rPr>
        <w:t>Screen-shot</w:t>
      </w:r>
      <w:proofErr w:type="gramEnd"/>
      <w:r w:rsidRPr="003317F8">
        <w:rPr>
          <w:rFonts w:eastAsia="SimSun" w:cs="Times New Roman"/>
          <w:sz w:val="18"/>
          <w:szCs w:val="18"/>
          <w:highlight w:val="yellow"/>
          <w:lang w:val="en-US"/>
        </w:rPr>
        <w:t xml:space="preserve"> of the actual table from MYSQL Workbench to replace the below Screen-shot</w:t>
      </w:r>
      <w:r w:rsidRPr="003317F8">
        <w:rPr>
          <w:rFonts w:eastAsia="SimSun" w:cs="Times New Roman"/>
          <w:sz w:val="18"/>
          <w:szCs w:val="18"/>
          <w:lang w:val="en-US"/>
        </w:rPr>
        <w:t>)</w:t>
      </w:r>
    </w:p>
    <w:p w14:paraId="07B95692" w14:textId="37169E19" w:rsidR="00763042" w:rsidRDefault="00D55BC1" w:rsidP="00763042">
      <w:pPr>
        <w:spacing w:line="360" w:lineRule="auto"/>
        <w:jc w:val="both"/>
        <w:rPr>
          <w:rFonts w:eastAsia="SimSun" w:cs="Times New Roman"/>
          <w:sz w:val="22"/>
          <w:szCs w:val="22"/>
          <w:lang w:val="en-US"/>
        </w:rPr>
      </w:pPr>
      <w:r w:rsidRPr="00D55BC1">
        <w:rPr>
          <w:rFonts w:eastAsia="SimSun" w:cs="Times New Roman"/>
          <w:noProof/>
          <w:sz w:val="22"/>
          <w:szCs w:val="22"/>
          <w:lang w:val="en-US"/>
        </w:rPr>
        <w:drawing>
          <wp:inline distT="0" distB="0" distL="0" distR="0" wp14:anchorId="79BBFBC5" wp14:editId="6F430B28">
            <wp:extent cx="5732145" cy="1054735"/>
            <wp:effectExtent l="0" t="0" r="1905" b="0"/>
            <wp:docPr id="192101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1743" name="Picture 1" descr="A screenshot of a computer&#10;&#10;AI-generated content may be incorrect."/>
                    <pic:cNvPicPr/>
                  </pic:nvPicPr>
                  <pic:blipFill>
                    <a:blip r:embed="rId19"/>
                    <a:stretch>
                      <a:fillRect/>
                    </a:stretch>
                  </pic:blipFill>
                  <pic:spPr>
                    <a:xfrm>
                      <a:off x="0" y="0"/>
                      <a:ext cx="5732145" cy="1054735"/>
                    </a:xfrm>
                    <a:prstGeom prst="rect">
                      <a:avLst/>
                    </a:prstGeom>
                  </pic:spPr>
                </pic:pic>
              </a:graphicData>
            </a:graphic>
          </wp:inline>
        </w:drawing>
      </w:r>
    </w:p>
    <w:p w14:paraId="6C3ACF84" w14:textId="77777777" w:rsidR="00763042" w:rsidRPr="00DD0640" w:rsidRDefault="00763042" w:rsidP="00763042">
      <w:pPr>
        <w:spacing w:line="360" w:lineRule="auto"/>
        <w:jc w:val="both"/>
        <w:rPr>
          <w:rFonts w:eastAsia="SimSun" w:cs="Times New Roman"/>
          <w:sz w:val="22"/>
          <w:szCs w:val="22"/>
          <w:lang w:val="en-US"/>
        </w:rPr>
      </w:pPr>
      <w:r w:rsidRPr="003317F8">
        <w:rPr>
          <w:rFonts w:eastAsia="SimSun" w:cs="Times New Roman"/>
          <w:sz w:val="18"/>
          <w:szCs w:val="18"/>
          <w:lang w:val="en-US"/>
        </w:rPr>
        <w:t>(</w:t>
      </w:r>
      <w:r>
        <w:rPr>
          <w:rFonts w:eastAsia="SimSun" w:cs="Times New Roman"/>
          <w:sz w:val="18"/>
          <w:szCs w:val="18"/>
          <w:lang w:val="en-US"/>
        </w:rPr>
        <w:t xml:space="preserve">Complete the table below for Entity 1 table – </w:t>
      </w:r>
      <w:r w:rsidRPr="003317F8">
        <w:rPr>
          <w:rFonts w:eastAsia="SimSun" w:cs="Times New Roman"/>
          <w:sz w:val="18"/>
          <w:szCs w:val="18"/>
          <w:highlight w:val="yellow"/>
          <w:lang w:val="en-US"/>
        </w:rPr>
        <w:t xml:space="preserve">The first row is an example. Please replace with your own </w:t>
      </w:r>
      <w:proofErr w:type="gramStart"/>
      <w:r>
        <w:rPr>
          <w:rFonts w:eastAsia="SimSun" w:cs="Times New Roman"/>
          <w:sz w:val="18"/>
          <w:szCs w:val="18"/>
          <w:highlight w:val="yellow"/>
          <w:lang w:val="en-US"/>
        </w:rPr>
        <w:t>FK(</w:t>
      </w:r>
      <w:proofErr w:type="gramEnd"/>
      <w:r>
        <w:rPr>
          <w:rFonts w:eastAsia="SimSun" w:cs="Times New Roman"/>
          <w:sz w:val="18"/>
          <w:szCs w:val="18"/>
          <w:highlight w:val="yellow"/>
          <w:lang w:val="en-US"/>
        </w:rPr>
        <w:t xml:space="preserve">if any), </w:t>
      </w:r>
      <w:r w:rsidRPr="003317F8">
        <w:rPr>
          <w:rFonts w:eastAsia="SimSun" w:cs="Times New Roman"/>
          <w:sz w:val="18"/>
          <w:szCs w:val="18"/>
          <w:highlight w:val="yellow"/>
          <w:lang w:val="en-US"/>
        </w:rPr>
        <w:t>examples and justifications for each field names that you have</w:t>
      </w:r>
      <w:r w:rsidRPr="003317F8">
        <w:rPr>
          <w:rFonts w:eastAsia="SimSun" w:cs="Times New Roman"/>
          <w:sz w:val="18"/>
          <w:szCs w:val="18"/>
          <w:lang w:val="en-US"/>
        </w:rPr>
        <w:t>)</w:t>
      </w:r>
    </w:p>
    <w:tbl>
      <w:tblPr>
        <w:tblStyle w:val="TableGrid1"/>
        <w:tblW w:w="9017" w:type="dxa"/>
        <w:jc w:val="center"/>
        <w:tblLook w:val="04A0" w:firstRow="1" w:lastRow="0" w:firstColumn="1" w:lastColumn="0" w:noHBand="0" w:noVBand="1"/>
      </w:tblPr>
      <w:tblGrid>
        <w:gridCol w:w="3539"/>
        <w:gridCol w:w="2394"/>
        <w:gridCol w:w="1523"/>
        <w:gridCol w:w="1561"/>
      </w:tblGrid>
      <w:tr w:rsidR="00763042" w:rsidRPr="00DD0640" w14:paraId="12BFF55C" w14:textId="77777777" w:rsidTr="00030596">
        <w:trPr>
          <w:jc w:val="center"/>
        </w:trPr>
        <w:tc>
          <w:tcPr>
            <w:tcW w:w="3539" w:type="dxa"/>
          </w:tcPr>
          <w:p w14:paraId="2737E8CD" w14:textId="77777777" w:rsidR="00763042" w:rsidRPr="00DD0640" w:rsidRDefault="00763042" w:rsidP="00030596">
            <w:pPr>
              <w:spacing w:line="360" w:lineRule="auto"/>
              <w:rPr>
                <w:rFonts w:eastAsia="SimSun" w:cs="Times New Roman"/>
                <w:b/>
                <w:sz w:val="20"/>
                <w:lang w:val="en-US"/>
              </w:rPr>
            </w:pPr>
            <w:r w:rsidRPr="00DD0640">
              <w:rPr>
                <w:rFonts w:eastAsia="SimSun" w:cs="Times New Roman"/>
                <w:b/>
                <w:sz w:val="20"/>
                <w:lang w:val="en-US"/>
              </w:rPr>
              <w:t>Field Name</w:t>
            </w:r>
          </w:p>
        </w:tc>
        <w:tc>
          <w:tcPr>
            <w:tcW w:w="2394" w:type="dxa"/>
          </w:tcPr>
          <w:p w14:paraId="26EABF0A" w14:textId="77777777" w:rsidR="00763042" w:rsidRPr="00DD0640" w:rsidRDefault="00763042" w:rsidP="00030596">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523" w:type="dxa"/>
          </w:tcPr>
          <w:p w14:paraId="16AFAFD0" w14:textId="77777777" w:rsidR="00763042" w:rsidRPr="00DD0640" w:rsidRDefault="00763042" w:rsidP="00030596">
            <w:pPr>
              <w:spacing w:line="360" w:lineRule="auto"/>
              <w:rPr>
                <w:rFonts w:eastAsia="SimSun" w:cs="Times New Roman"/>
                <w:b/>
                <w:sz w:val="20"/>
                <w:lang w:val="en-US"/>
              </w:rPr>
            </w:pPr>
            <w:r w:rsidRPr="00DD0640">
              <w:rPr>
                <w:rFonts w:eastAsia="SimSun" w:cs="Times New Roman"/>
                <w:b/>
                <w:sz w:val="20"/>
                <w:lang w:val="en-US"/>
              </w:rPr>
              <w:t>Example</w:t>
            </w:r>
          </w:p>
        </w:tc>
        <w:tc>
          <w:tcPr>
            <w:tcW w:w="1561" w:type="dxa"/>
          </w:tcPr>
          <w:p w14:paraId="6CF8757C" w14:textId="77777777" w:rsidR="00763042" w:rsidRPr="00DD0640" w:rsidRDefault="00763042" w:rsidP="00030596">
            <w:pPr>
              <w:spacing w:line="360" w:lineRule="auto"/>
              <w:rPr>
                <w:rFonts w:eastAsia="SimSun" w:cs="Times New Roman"/>
                <w:b/>
                <w:sz w:val="20"/>
                <w:lang w:val="en-US"/>
              </w:rPr>
            </w:pPr>
            <w:r>
              <w:rPr>
                <w:rFonts w:eastAsia="SimSun" w:cs="Times New Roman"/>
                <w:b/>
                <w:sz w:val="20"/>
                <w:lang w:val="en-US"/>
              </w:rPr>
              <w:t>Justification</w:t>
            </w:r>
          </w:p>
        </w:tc>
      </w:tr>
      <w:tr w:rsidR="00763042" w:rsidRPr="00DD0640" w14:paraId="01AAD255" w14:textId="77777777" w:rsidTr="00030596">
        <w:trPr>
          <w:jc w:val="center"/>
        </w:trPr>
        <w:tc>
          <w:tcPr>
            <w:tcW w:w="3539" w:type="dxa"/>
          </w:tcPr>
          <w:p w14:paraId="69347FB2" w14:textId="699C7134" w:rsidR="00763042" w:rsidRPr="00DD0640" w:rsidRDefault="00763042" w:rsidP="00030596">
            <w:pPr>
              <w:spacing w:line="360" w:lineRule="auto"/>
              <w:rPr>
                <w:rFonts w:eastAsia="SimSun" w:cs="Times New Roman"/>
                <w:sz w:val="20"/>
                <w:lang w:val="en-US"/>
              </w:rPr>
            </w:pPr>
            <w:proofErr w:type="spellStart"/>
            <w:r>
              <w:rPr>
                <w:rFonts w:eastAsia="SimSun" w:cs="Times New Roman"/>
                <w:sz w:val="20"/>
                <w:lang w:val="en-US"/>
              </w:rPr>
              <w:t>Item_id</w:t>
            </w:r>
            <w:proofErr w:type="spellEnd"/>
          </w:p>
        </w:tc>
        <w:tc>
          <w:tcPr>
            <w:tcW w:w="2394" w:type="dxa"/>
          </w:tcPr>
          <w:p w14:paraId="1E13AF20" w14:textId="77777777" w:rsidR="00763042" w:rsidRDefault="00763042"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743221D5" w14:textId="645F75DF" w:rsidR="00763042" w:rsidRPr="00DD0640" w:rsidRDefault="00763042" w:rsidP="00030596">
            <w:pPr>
              <w:spacing w:line="360" w:lineRule="auto"/>
              <w:rPr>
                <w:rFonts w:eastAsia="SimSun" w:cs="Times New Roman"/>
                <w:sz w:val="20"/>
                <w:lang w:val="en-US"/>
              </w:rPr>
            </w:pPr>
            <w:r>
              <w:rPr>
                <w:rFonts w:eastAsia="SimSun" w:cs="Times New Roman"/>
                <w:sz w:val="20"/>
                <w:lang w:val="en-US"/>
              </w:rPr>
              <w:t>501,503</w:t>
            </w:r>
          </w:p>
        </w:tc>
        <w:tc>
          <w:tcPr>
            <w:tcW w:w="1561" w:type="dxa"/>
          </w:tcPr>
          <w:p w14:paraId="4248E5F5" w14:textId="40FB9BFE" w:rsidR="00763042" w:rsidRPr="003317F8" w:rsidRDefault="009A4BF6" w:rsidP="00030596">
            <w:pPr>
              <w:spacing w:line="360" w:lineRule="auto"/>
              <w:rPr>
                <w:rFonts w:eastAsia="SimSun" w:cs="Times New Roman"/>
                <w:sz w:val="14"/>
                <w:szCs w:val="14"/>
                <w:lang w:val="en-US"/>
              </w:rPr>
            </w:pPr>
            <w:proofErr w:type="spellStart"/>
            <w:r w:rsidRPr="009A4BF6">
              <w:rPr>
                <w:rFonts w:eastAsia="SimSun" w:cs="Times New Roman"/>
                <w:sz w:val="14"/>
                <w:szCs w:val="14"/>
                <w:lang w:val="en-US"/>
              </w:rPr>
              <w:t>item_id</w:t>
            </w:r>
            <w:proofErr w:type="spellEnd"/>
            <w:r w:rsidRPr="009A4BF6">
              <w:rPr>
                <w:rFonts w:eastAsia="SimSun" w:cs="Times New Roman"/>
                <w:sz w:val="14"/>
                <w:szCs w:val="14"/>
                <w:lang w:val="en-US"/>
              </w:rPr>
              <w:t xml:space="preserve"> is the unique identifier for each dish and is the primary key. It has the auto increment constraint to ensure every dish has its own ID. </w:t>
            </w:r>
            <w:proofErr w:type="spellStart"/>
            <w:r w:rsidRPr="009A4BF6">
              <w:rPr>
                <w:rFonts w:eastAsia="SimSun" w:cs="Times New Roman"/>
                <w:sz w:val="14"/>
                <w:szCs w:val="14"/>
                <w:lang w:val="en-US"/>
              </w:rPr>
              <w:t>item_id</w:t>
            </w:r>
            <w:proofErr w:type="spellEnd"/>
            <w:r w:rsidRPr="009A4BF6">
              <w:rPr>
                <w:rFonts w:eastAsia="SimSun" w:cs="Times New Roman"/>
                <w:sz w:val="14"/>
                <w:szCs w:val="14"/>
                <w:lang w:val="en-US"/>
              </w:rPr>
              <w:t xml:space="preserve"> is necessary to link the food item to other records, such as the order details, so the chef knows exactly what was ordered.</w:t>
            </w:r>
          </w:p>
        </w:tc>
      </w:tr>
      <w:tr w:rsidR="00763042" w:rsidRPr="00DD0640" w14:paraId="5DEE85D3" w14:textId="77777777" w:rsidTr="00030596">
        <w:trPr>
          <w:jc w:val="center"/>
        </w:trPr>
        <w:tc>
          <w:tcPr>
            <w:tcW w:w="3539" w:type="dxa"/>
          </w:tcPr>
          <w:p w14:paraId="1153B0B1" w14:textId="70DC80FE" w:rsidR="00763042" w:rsidRPr="00DD0640" w:rsidRDefault="00763042" w:rsidP="00030596">
            <w:pPr>
              <w:spacing w:line="360" w:lineRule="auto"/>
              <w:rPr>
                <w:rFonts w:eastAsia="SimSun" w:cs="Times New Roman"/>
                <w:sz w:val="20"/>
                <w:lang w:val="en-US"/>
              </w:rPr>
            </w:pPr>
            <w:proofErr w:type="spellStart"/>
            <w:r>
              <w:rPr>
                <w:rFonts w:eastAsia="SimSun" w:cs="Times New Roman"/>
                <w:sz w:val="20"/>
                <w:lang w:val="en-US"/>
              </w:rPr>
              <w:t>stall_id</w:t>
            </w:r>
            <w:proofErr w:type="spellEnd"/>
          </w:p>
        </w:tc>
        <w:tc>
          <w:tcPr>
            <w:tcW w:w="2394" w:type="dxa"/>
          </w:tcPr>
          <w:p w14:paraId="52AE376A" w14:textId="460FE410" w:rsidR="00763042" w:rsidRPr="00DD0640" w:rsidRDefault="00763042" w:rsidP="00030596">
            <w:pPr>
              <w:spacing w:line="360" w:lineRule="auto"/>
              <w:rPr>
                <w:rFonts w:eastAsia="SimSun" w:cs="Times New Roman"/>
                <w:sz w:val="20"/>
                <w:lang w:val="en-US"/>
              </w:rPr>
            </w:pPr>
            <w:r>
              <w:rPr>
                <w:rFonts w:eastAsia="SimSun" w:cs="Times New Roman"/>
                <w:sz w:val="20"/>
                <w:lang w:val="en-US"/>
              </w:rPr>
              <w:t>stall</w:t>
            </w:r>
          </w:p>
        </w:tc>
        <w:tc>
          <w:tcPr>
            <w:tcW w:w="1523" w:type="dxa"/>
          </w:tcPr>
          <w:p w14:paraId="0090C86F" w14:textId="2508ABE5" w:rsidR="00763042" w:rsidRPr="00DD0640" w:rsidRDefault="00763042" w:rsidP="00030596">
            <w:pPr>
              <w:spacing w:line="360" w:lineRule="auto"/>
              <w:rPr>
                <w:rFonts w:eastAsia="SimSun" w:cs="Times New Roman"/>
                <w:sz w:val="20"/>
                <w:lang w:val="en-US"/>
              </w:rPr>
            </w:pPr>
            <w:r>
              <w:rPr>
                <w:rFonts w:eastAsia="SimSun" w:cs="Times New Roman"/>
                <w:sz w:val="20"/>
                <w:lang w:val="en-US"/>
              </w:rPr>
              <w:t>101</w:t>
            </w:r>
            <w:r w:rsidR="009C3F78">
              <w:rPr>
                <w:rFonts w:eastAsia="SimSun" w:cs="Times New Roman"/>
                <w:sz w:val="20"/>
                <w:lang w:val="en-US"/>
              </w:rPr>
              <w:t>,105</w:t>
            </w:r>
          </w:p>
        </w:tc>
        <w:tc>
          <w:tcPr>
            <w:tcW w:w="1561" w:type="dxa"/>
          </w:tcPr>
          <w:p w14:paraId="4D660584" w14:textId="4BB3D6E6" w:rsidR="0018429B" w:rsidRPr="003317F8" w:rsidRDefault="009A4BF6" w:rsidP="00030596">
            <w:pPr>
              <w:spacing w:line="360" w:lineRule="auto"/>
              <w:rPr>
                <w:rFonts w:eastAsia="SimSun" w:cs="Times New Roman"/>
                <w:sz w:val="14"/>
                <w:szCs w:val="14"/>
                <w:lang w:val="en-US"/>
              </w:rPr>
            </w:pPr>
            <w:proofErr w:type="spellStart"/>
            <w:r w:rsidRPr="009A4BF6">
              <w:rPr>
                <w:rFonts w:eastAsia="SimSun" w:cs="Times New Roman"/>
                <w:sz w:val="14"/>
                <w:szCs w:val="14"/>
              </w:rPr>
              <w:t>stall_id</w:t>
            </w:r>
            <w:proofErr w:type="spellEnd"/>
            <w:r w:rsidRPr="009A4BF6">
              <w:rPr>
                <w:rFonts w:eastAsia="SimSun" w:cs="Times New Roman"/>
                <w:sz w:val="14"/>
                <w:szCs w:val="14"/>
              </w:rPr>
              <w:t xml:space="preserve"> is a foreign key that connects the item to the stall that sells it. This is necessary to create a specific menu list for each vendor. It ensures that when a user clicks on a stall, they only see the food items that belong to that specific shop.</w:t>
            </w:r>
          </w:p>
        </w:tc>
      </w:tr>
      <w:tr w:rsidR="00763042" w:rsidRPr="00DD0640" w14:paraId="4BFA68A1" w14:textId="77777777" w:rsidTr="00030596">
        <w:trPr>
          <w:jc w:val="center"/>
        </w:trPr>
        <w:tc>
          <w:tcPr>
            <w:tcW w:w="3539" w:type="dxa"/>
          </w:tcPr>
          <w:p w14:paraId="2290D209" w14:textId="2CA9E11B" w:rsidR="00763042" w:rsidRPr="00DD0640" w:rsidRDefault="009C3F78" w:rsidP="00030596">
            <w:pPr>
              <w:spacing w:line="360" w:lineRule="auto"/>
              <w:rPr>
                <w:rFonts w:eastAsia="SimSun" w:cs="Times New Roman"/>
                <w:sz w:val="20"/>
                <w:lang w:val="en-US"/>
              </w:rPr>
            </w:pPr>
            <w:proofErr w:type="spellStart"/>
            <w:r>
              <w:rPr>
                <w:rFonts w:eastAsia="SimSun" w:cs="Times New Roman"/>
                <w:sz w:val="20"/>
                <w:lang w:val="en-US"/>
              </w:rPr>
              <w:t>Item_name</w:t>
            </w:r>
            <w:proofErr w:type="spellEnd"/>
          </w:p>
        </w:tc>
        <w:tc>
          <w:tcPr>
            <w:tcW w:w="2394" w:type="dxa"/>
          </w:tcPr>
          <w:p w14:paraId="28D669B4" w14:textId="77777777" w:rsidR="00763042" w:rsidRPr="00DD0640" w:rsidRDefault="00763042" w:rsidP="00030596">
            <w:pPr>
              <w:spacing w:line="360" w:lineRule="auto"/>
              <w:rPr>
                <w:rFonts w:eastAsia="SimSun" w:cs="Times New Roman"/>
                <w:sz w:val="20"/>
                <w:lang w:val="en-US"/>
              </w:rPr>
            </w:pPr>
          </w:p>
        </w:tc>
        <w:tc>
          <w:tcPr>
            <w:tcW w:w="1523" w:type="dxa"/>
          </w:tcPr>
          <w:p w14:paraId="44A1EE57" w14:textId="4369A5D8" w:rsidR="00763042" w:rsidRPr="00DD0640" w:rsidRDefault="009C3F78" w:rsidP="00030596">
            <w:pPr>
              <w:spacing w:line="360" w:lineRule="auto"/>
              <w:rPr>
                <w:rFonts w:eastAsia="SimSun" w:cs="Times New Roman"/>
                <w:sz w:val="20"/>
                <w:lang w:val="en-US"/>
              </w:rPr>
            </w:pPr>
            <w:r>
              <w:rPr>
                <w:rFonts w:eastAsia="SimSun" w:cs="Times New Roman"/>
                <w:sz w:val="20"/>
                <w:lang w:val="en-US"/>
              </w:rPr>
              <w:t>Chicken Chop</w:t>
            </w:r>
          </w:p>
        </w:tc>
        <w:tc>
          <w:tcPr>
            <w:tcW w:w="1561" w:type="dxa"/>
          </w:tcPr>
          <w:p w14:paraId="1341522E" w14:textId="6A0E5C70" w:rsidR="00D2692F" w:rsidRPr="00DD0640" w:rsidRDefault="009A4BF6" w:rsidP="00030596">
            <w:pPr>
              <w:spacing w:line="360" w:lineRule="auto"/>
              <w:rPr>
                <w:rFonts w:eastAsia="SimSun" w:cs="Times New Roman"/>
                <w:sz w:val="20"/>
                <w:lang w:val="en-US"/>
              </w:rPr>
            </w:pPr>
            <w:proofErr w:type="spellStart"/>
            <w:r w:rsidRPr="009A4BF6">
              <w:rPr>
                <w:rFonts w:eastAsia="SimSun" w:cs="Times New Roman"/>
                <w:sz w:val="14"/>
                <w:szCs w:val="14"/>
              </w:rPr>
              <w:t>item_name</w:t>
            </w:r>
            <w:proofErr w:type="spellEnd"/>
            <w:r w:rsidRPr="009A4BF6">
              <w:rPr>
                <w:rFonts w:eastAsia="SimSun" w:cs="Times New Roman"/>
                <w:sz w:val="14"/>
                <w:szCs w:val="14"/>
              </w:rPr>
              <w:t xml:space="preserve"> stores the name of the dish displayed to users (e.g., Chicken Rice). It has a Not Null constraint. This is </w:t>
            </w:r>
            <w:r w:rsidRPr="009A4BF6">
              <w:rPr>
                <w:rFonts w:eastAsia="SimSun" w:cs="Times New Roman"/>
                <w:sz w:val="14"/>
                <w:szCs w:val="14"/>
              </w:rPr>
              <w:lastRenderedPageBreak/>
              <w:t>useful when users are browsing the menu as it allows them to identify the dish easily and decide what they want to eat.</w:t>
            </w:r>
          </w:p>
        </w:tc>
      </w:tr>
      <w:tr w:rsidR="00763042" w:rsidRPr="00DD0640" w14:paraId="533E9565" w14:textId="77777777" w:rsidTr="00030596">
        <w:trPr>
          <w:jc w:val="center"/>
        </w:trPr>
        <w:tc>
          <w:tcPr>
            <w:tcW w:w="3539" w:type="dxa"/>
          </w:tcPr>
          <w:p w14:paraId="608CD1FC" w14:textId="2FCB2A42" w:rsidR="00763042" w:rsidRPr="00DD0640" w:rsidRDefault="001C2F3F" w:rsidP="00030596">
            <w:pPr>
              <w:spacing w:line="360" w:lineRule="auto"/>
              <w:rPr>
                <w:rFonts w:eastAsia="SimSun" w:cs="Times New Roman"/>
                <w:sz w:val="20"/>
                <w:lang w:val="en-US"/>
              </w:rPr>
            </w:pPr>
            <w:r>
              <w:rPr>
                <w:rFonts w:eastAsia="SimSun" w:cs="Times New Roman"/>
                <w:sz w:val="20"/>
                <w:lang w:val="en-US"/>
              </w:rPr>
              <w:lastRenderedPageBreak/>
              <w:t>description</w:t>
            </w:r>
          </w:p>
        </w:tc>
        <w:tc>
          <w:tcPr>
            <w:tcW w:w="2394" w:type="dxa"/>
          </w:tcPr>
          <w:p w14:paraId="1560A729" w14:textId="77777777" w:rsidR="00763042" w:rsidRPr="00DD0640" w:rsidRDefault="00763042" w:rsidP="00030596">
            <w:pPr>
              <w:spacing w:line="360" w:lineRule="auto"/>
              <w:rPr>
                <w:rFonts w:eastAsia="SimSun" w:cs="Times New Roman"/>
                <w:sz w:val="20"/>
                <w:lang w:val="en-US"/>
              </w:rPr>
            </w:pPr>
          </w:p>
        </w:tc>
        <w:tc>
          <w:tcPr>
            <w:tcW w:w="1523" w:type="dxa"/>
          </w:tcPr>
          <w:p w14:paraId="37F997FA" w14:textId="44C492DA" w:rsidR="00763042" w:rsidRPr="00DD0640" w:rsidRDefault="001C2F3F" w:rsidP="00030596">
            <w:pPr>
              <w:spacing w:line="360" w:lineRule="auto"/>
              <w:rPr>
                <w:rFonts w:eastAsia="SimSun" w:cs="Times New Roman"/>
                <w:sz w:val="20"/>
                <w:lang w:val="en-US"/>
              </w:rPr>
            </w:pPr>
            <w:r>
              <w:rPr>
                <w:rFonts w:eastAsia="SimSun" w:cs="Times New Roman"/>
                <w:sz w:val="20"/>
                <w:lang w:val="en-US"/>
              </w:rPr>
              <w:t>Grilled chicken with brown sauce</w:t>
            </w:r>
          </w:p>
        </w:tc>
        <w:tc>
          <w:tcPr>
            <w:tcW w:w="1561" w:type="dxa"/>
          </w:tcPr>
          <w:p w14:paraId="7D48219E" w14:textId="5A53365A" w:rsidR="00C23640" w:rsidRPr="00DD0640" w:rsidRDefault="00875DAE" w:rsidP="00030596">
            <w:pPr>
              <w:spacing w:line="360" w:lineRule="auto"/>
              <w:rPr>
                <w:rFonts w:eastAsia="SimSun" w:cs="Times New Roman"/>
                <w:sz w:val="20"/>
                <w:lang w:val="en-US"/>
              </w:rPr>
            </w:pPr>
            <w:r w:rsidRPr="00875DAE">
              <w:rPr>
                <w:rFonts w:eastAsia="SimSun" w:cs="Times New Roman"/>
                <w:sz w:val="14"/>
                <w:szCs w:val="14"/>
              </w:rPr>
              <w:t>description provides extra information to help users decide what to order, such as ingredients. This is useful as it allows users to decide what food they would like to purchase faster, so they don't have to spend as much time guessing what the dish is like.</w:t>
            </w:r>
          </w:p>
        </w:tc>
      </w:tr>
      <w:tr w:rsidR="001C2F3F" w:rsidRPr="00DD0640" w14:paraId="1E719361" w14:textId="77777777" w:rsidTr="00030596">
        <w:trPr>
          <w:jc w:val="center"/>
        </w:trPr>
        <w:tc>
          <w:tcPr>
            <w:tcW w:w="3539" w:type="dxa"/>
          </w:tcPr>
          <w:p w14:paraId="5C6D6970" w14:textId="10320E49" w:rsidR="001C2F3F" w:rsidRDefault="001C2F3F" w:rsidP="00030596">
            <w:pPr>
              <w:spacing w:line="360" w:lineRule="auto"/>
              <w:rPr>
                <w:rFonts w:eastAsia="SimSun" w:cs="Times New Roman"/>
                <w:sz w:val="20"/>
                <w:lang w:val="en-US"/>
              </w:rPr>
            </w:pPr>
            <w:r>
              <w:rPr>
                <w:rFonts w:eastAsia="SimSun" w:cs="Times New Roman"/>
                <w:sz w:val="20"/>
                <w:lang w:val="en-US"/>
              </w:rPr>
              <w:t>price</w:t>
            </w:r>
          </w:p>
        </w:tc>
        <w:tc>
          <w:tcPr>
            <w:tcW w:w="2394" w:type="dxa"/>
          </w:tcPr>
          <w:p w14:paraId="6C72DD1A" w14:textId="77777777" w:rsidR="001C2F3F" w:rsidRPr="00DD0640" w:rsidRDefault="001C2F3F" w:rsidP="00030596">
            <w:pPr>
              <w:spacing w:line="360" w:lineRule="auto"/>
              <w:rPr>
                <w:rFonts w:eastAsia="SimSun" w:cs="Times New Roman"/>
                <w:sz w:val="20"/>
                <w:lang w:val="en-US"/>
              </w:rPr>
            </w:pPr>
          </w:p>
        </w:tc>
        <w:tc>
          <w:tcPr>
            <w:tcW w:w="1523" w:type="dxa"/>
          </w:tcPr>
          <w:p w14:paraId="0D993279" w14:textId="6C876B71" w:rsidR="001C2F3F" w:rsidRDefault="001C2F3F" w:rsidP="00030596">
            <w:pPr>
              <w:spacing w:line="360" w:lineRule="auto"/>
              <w:rPr>
                <w:rFonts w:eastAsia="SimSun" w:cs="Times New Roman"/>
                <w:sz w:val="20"/>
                <w:lang w:val="en-US"/>
              </w:rPr>
            </w:pPr>
            <w:r>
              <w:rPr>
                <w:rFonts w:eastAsia="SimSun" w:cs="Times New Roman"/>
                <w:sz w:val="20"/>
                <w:lang w:val="en-US"/>
              </w:rPr>
              <w:t>5.00</w:t>
            </w:r>
          </w:p>
        </w:tc>
        <w:tc>
          <w:tcPr>
            <w:tcW w:w="1561" w:type="dxa"/>
          </w:tcPr>
          <w:p w14:paraId="49320188" w14:textId="713BA970" w:rsidR="001C2F3F" w:rsidRDefault="00875DAE" w:rsidP="00030596">
            <w:pPr>
              <w:spacing w:line="360" w:lineRule="auto"/>
              <w:rPr>
                <w:rFonts w:eastAsia="SimSun" w:cs="Times New Roman"/>
                <w:sz w:val="14"/>
                <w:szCs w:val="14"/>
              </w:rPr>
            </w:pPr>
            <w:r w:rsidRPr="00875DAE">
              <w:rPr>
                <w:rFonts w:eastAsia="SimSun" w:cs="Times New Roman"/>
                <w:sz w:val="14"/>
                <w:szCs w:val="14"/>
              </w:rPr>
              <w:t>price records the cost of the item. A Float</w:t>
            </w:r>
            <w:r>
              <w:rPr>
                <w:rFonts w:eastAsia="SimSun" w:cs="Times New Roman"/>
                <w:sz w:val="14"/>
                <w:szCs w:val="14"/>
              </w:rPr>
              <w:t xml:space="preserve"> data</w:t>
            </w:r>
            <w:r w:rsidRPr="00875DAE">
              <w:rPr>
                <w:rFonts w:eastAsia="SimSun" w:cs="Times New Roman"/>
                <w:sz w:val="14"/>
                <w:szCs w:val="14"/>
              </w:rPr>
              <w:t xml:space="preserve"> type is used for accurate calculations. This is needed to calculate the total cost of the order in the shopping </w:t>
            </w:r>
            <w:proofErr w:type="gramStart"/>
            <w:r w:rsidRPr="00875DAE">
              <w:rPr>
                <w:rFonts w:eastAsia="SimSun" w:cs="Times New Roman"/>
                <w:sz w:val="14"/>
                <w:szCs w:val="14"/>
              </w:rPr>
              <w:t>cart</w:t>
            </w:r>
            <w:proofErr w:type="gramEnd"/>
            <w:r w:rsidRPr="00875DAE">
              <w:rPr>
                <w:rFonts w:eastAsia="SimSun" w:cs="Times New Roman"/>
                <w:sz w:val="14"/>
                <w:szCs w:val="14"/>
              </w:rPr>
              <w:t xml:space="preserve"> so the user knows how much they have to pay.</w:t>
            </w:r>
          </w:p>
        </w:tc>
      </w:tr>
    </w:tbl>
    <w:p w14:paraId="2C372FFD" w14:textId="77777777" w:rsidR="00763042" w:rsidRDefault="00763042" w:rsidP="00DD0640">
      <w:pPr>
        <w:spacing w:line="360" w:lineRule="auto"/>
        <w:jc w:val="both"/>
        <w:rPr>
          <w:rFonts w:eastAsia="SimSun" w:cs="Times New Roman"/>
          <w:sz w:val="22"/>
          <w:szCs w:val="22"/>
          <w:lang w:val="en-US"/>
        </w:rPr>
      </w:pPr>
    </w:p>
    <w:p w14:paraId="0A5426C7" w14:textId="75CB310B" w:rsidR="00A241C9" w:rsidRPr="00DD0640" w:rsidRDefault="00A241C9" w:rsidP="00A241C9">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proofErr w:type="spellStart"/>
      <w:r>
        <w:rPr>
          <w:rFonts w:eastAsia="SimSun" w:cs="Times New Roman"/>
          <w:sz w:val="22"/>
          <w:szCs w:val="22"/>
          <w:lang w:val="en-US"/>
        </w:rPr>
        <w:t>item_attribute</w:t>
      </w:r>
      <w:proofErr w:type="spellEnd"/>
    </w:p>
    <w:p w14:paraId="5960599D" w14:textId="33B441BE" w:rsidR="00A241C9" w:rsidRDefault="00A241C9" w:rsidP="00A241C9">
      <w:pPr>
        <w:spacing w:line="360" w:lineRule="auto"/>
        <w:jc w:val="both"/>
        <w:rPr>
          <w:rFonts w:eastAsia="SimSun" w:cs="Times New Roman"/>
          <w:sz w:val="22"/>
          <w:szCs w:val="22"/>
          <w:lang w:val="en-US"/>
        </w:rPr>
      </w:pPr>
      <w:r w:rsidRPr="00DD0640">
        <w:rPr>
          <w:rFonts w:eastAsia="SimSun" w:cs="Times New Roman"/>
          <w:sz w:val="22"/>
          <w:szCs w:val="22"/>
          <w:lang w:val="en-US"/>
        </w:rPr>
        <w:t>Description:</w:t>
      </w:r>
      <w:r w:rsidRPr="00DD0640">
        <w:rPr>
          <w:rFonts w:eastAsia="SimSun" w:cs="Times New Roman"/>
          <w:sz w:val="22"/>
          <w:szCs w:val="22"/>
          <w:lang w:val="en-US"/>
        </w:rPr>
        <w:tab/>
      </w:r>
      <w:r>
        <w:rPr>
          <w:rFonts w:eastAsia="SimSun" w:cs="Times New Roman"/>
          <w:sz w:val="22"/>
          <w:szCs w:val="22"/>
          <w:lang w:val="en-US"/>
        </w:rPr>
        <w:t xml:space="preserve">Allows each menu item to have multiple </w:t>
      </w:r>
      <w:proofErr w:type="gramStart"/>
      <w:r>
        <w:rPr>
          <w:rFonts w:eastAsia="SimSun" w:cs="Times New Roman"/>
          <w:sz w:val="22"/>
          <w:szCs w:val="22"/>
          <w:lang w:val="en-US"/>
        </w:rPr>
        <w:t>tags(</w:t>
      </w:r>
      <w:proofErr w:type="gramEnd"/>
      <w:r>
        <w:rPr>
          <w:rFonts w:eastAsia="SimSun" w:cs="Times New Roman"/>
          <w:sz w:val="22"/>
          <w:szCs w:val="22"/>
          <w:lang w:val="en-US"/>
        </w:rPr>
        <w:t xml:space="preserve">e.g., </w:t>
      </w:r>
      <w:proofErr w:type="spellStart"/>
      <w:r>
        <w:rPr>
          <w:rFonts w:eastAsia="SimSun" w:cs="Times New Roman"/>
          <w:sz w:val="22"/>
          <w:szCs w:val="22"/>
          <w:lang w:val="en-US"/>
        </w:rPr>
        <w:t>Halal,Vegetarian,Spicy</w:t>
      </w:r>
      <w:proofErr w:type="spellEnd"/>
      <w:r>
        <w:rPr>
          <w:rFonts w:eastAsia="SimSun" w:cs="Times New Roman"/>
          <w:sz w:val="22"/>
          <w:szCs w:val="22"/>
          <w:lang w:val="en-US"/>
        </w:rPr>
        <w:t>) for filtering</w:t>
      </w:r>
    </w:p>
    <w:p w14:paraId="605AB426" w14:textId="77777777" w:rsidR="00A241C9" w:rsidRPr="003317F8" w:rsidRDefault="00A241C9" w:rsidP="00A241C9">
      <w:pPr>
        <w:spacing w:line="360" w:lineRule="auto"/>
        <w:jc w:val="both"/>
        <w:rPr>
          <w:rFonts w:eastAsia="SimSun" w:cs="Times New Roman"/>
          <w:sz w:val="18"/>
          <w:szCs w:val="18"/>
          <w:lang w:val="en-US"/>
        </w:rPr>
      </w:pPr>
      <w:r w:rsidRPr="003317F8">
        <w:rPr>
          <w:rFonts w:eastAsia="SimSun" w:cs="Times New Roman"/>
          <w:sz w:val="18"/>
          <w:szCs w:val="18"/>
          <w:lang w:val="en-US"/>
        </w:rPr>
        <w:t>(</w:t>
      </w:r>
      <w:r w:rsidRPr="003317F8">
        <w:rPr>
          <w:rFonts w:eastAsia="SimSun" w:cs="Times New Roman"/>
          <w:sz w:val="18"/>
          <w:szCs w:val="18"/>
          <w:highlight w:val="yellow"/>
          <w:lang w:val="en-US"/>
        </w:rPr>
        <w:t xml:space="preserve">Take a </w:t>
      </w:r>
      <w:proofErr w:type="gramStart"/>
      <w:r w:rsidRPr="003317F8">
        <w:rPr>
          <w:rFonts w:eastAsia="SimSun" w:cs="Times New Roman"/>
          <w:sz w:val="18"/>
          <w:szCs w:val="18"/>
          <w:highlight w:val="yellow"/>
          <w:lang w:val="en-US"/>
        </w:rPr>
        <w:t>Screen-shot</w:t>
      </w:r>
      <w:proofErr w:type="gramEnd"/>
      <w:r w:rsidRPr="003317F8">
        <w:rPr>
          <w:rFonts w:eastAsia="SimSun" w:cs="Times New Roman"/>
          <w:sz w:val="18"/>
          <w:szCs w:val="18"/>
          <w:highlight w:val="yellow"/>
          <w:lang w:val="en-US"/>
        </w:rPr>
        <w:t xml:space="preserve"> of the actual table from MYSQL Workbench to replace the below Screen-shot</w:t>
      </w:r>
      <w:r w:rsidRPr="003317F8">
        <w:rPr>
          <w:rFonts w:eastAsia="SimSun" w:cs="Times New Roman"/>
          <w:sz w:val="18"/>
          <w:szCs w:val="18"/>
          <w:lang w:val="en-US"/>
        </w:rPr>
        <w:t>)</w:t>
      </w:r>
    </w:p>
    <w:p w14:paraId="12BE0706" w14:textId="55BF073E" w:rsidR="00A241C9" w:rsidRDefault="006638E1" w:rsidP="00A241C9">
      <w:pPr>
        <w:spacing w:line="360" w:lineRule="auto"/>
        <w:jc w:val="both"/>
        <w:rPr>
          <w:rFonts w:eastAsia="SimSun" w:cs="Times New Roman"/>
          <w:sz w:val="22"/>
          <w:szCs w:val="22"/>
          <w:lang w:val="en-US"/>
        </w:rPr>
      </w:pPr>
      <w:r w:rsidRPr="006638E1">
        <w:rPr>
          <w:rFonts w:eastAsia="SimSun" w:cs="Times New Roman"/>
          <w:noProof/>
          <w:sz w:val="22"/>
          <w:szCs w:val="22"/>
          <w:lang w:val="en-US"/>
        </w:rPr>
        <w:drawing>
          <wp:inline distT="0" distB="0" distL="0" distR="0" wp14:anchorId="1C85CB2A" wp14:editId="2C509065">
            <wp:extent cx="5732145" cy="869950"/>
            <wp:effectExtent l="0" t="0" r="1905" b="6350"/>
            <wp:docPr id="132040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0902" name="Picture 1" descr="A screenshot of a computer&#10;&#10;AI-generated content may be incorrect."/>
                    <pic:cNvPicPr/>
                  </pic:nvPicPr>
                  <pic:blipFill>
                    <a:blip r:embed="rId20"/>
                    <a:stretch>
                      <a:fillRect/>
                    </a:stretch>
                  </pic:blipFill>
                  <pic:spPr>
                    <a:xfrm>
                      <a:off x="0" y="0"/>
                      <a:ext cx="5732145" cy="869950"/>
                    </a:xfrm>
                    <a:prstGeom prst="rect">
                      <a:avLst/>
                    </a:prstGeom>
                  </pic:spPr>
                </pic:pic>
              </a:graphicData>
            </a:graphic>
          </wp:inline>
        </w:drawing>
      </w:r>
    </w:p>
    <w:p w14:paraId="1F203644" w14:textId="77777777" w:rsidR="00A241C9" w:rsidRPr="00DD0640" w:rsidRDefault="00A241C9" w:rsidP="00A241C9">
      <w:pPr>
        <w:spacing w:line="360" w:lineRule="auto"/>
        <w:jc w:val="both"/>
        <w:rPr>
          <w:rFonts w:eastAsia="SimSun" w:cs="Times New Roman"/>
          <w:sz w:val="22"/>
          <w:szCs w:val="22"/>
          <w:lang w:val="en-US"/>
        </w:rPr>
      </w:pPr>
      <w:r w:rsidRPr="003317F8">
        <w:rPr>
          <w:rFonts w:eastAsia="SimSun" w:cs="Times New Roman"/>
          <w:sz w:val="18"/>
          <w:szCs w:val="18"/>
          <w:lang w:val="en-US"/>
        </w:rPr>
        <w:t>(</w:t>
      </w:r>
      <w:r>
        <w:rPr>
          <w:rFonts w:eastAsia="SimSun" w:cs="Times New Roman"/>
          <w:sz w:val="18"/>
          <w:szCs w:val="18"/>
          <w:lang w:val="en-US"/>
        </w:rPr>
        <w:t xml:space="preserve">Complete the table below for Entity 1 table – </w:t>
      </w:r>
      <w:r w:rsidRPr="003317F8">
        <w:rPr>
          <w:rFonts w:eastAsia="SimSun" w:cs="Times New Roman"/>
          <w:sz w:val="18"/>
          <w:szCs w:val="18"/>
          <w:highlight w:val="yellow"/>
          <w:lang w:val="en-US"/>
        </w:rPr>
        <w:t xml:space="preserve">The first row is an example. Please replace with your own </w:t>
      </w:r>
      <w:proofErr w:type="gramStart"/>
      <w:r>
        <w:rPr>
          <w:rFonts w:eastAsia="SimSun" w:cs="Times New Roman"/>
          <w:sz w:val="18"/>
          <w:szCs w:val="18"/>
          <w:highlight w:val="yellow"/>
          <w:lang w:val="en-US"/>
        </w:rPr>
        <w:t>FK(</w:t>
      </w:r>
      <w:proofErr w:type="gramEnd"/>
      <w:r>
        <w:rPr>
          <w:rFonts w:eastAsia="SimSun" w:cs="Times New Roman"/>
          <w:sz w:val="18"/>
          <w:szCs w:val="18"/>
          <w:highlight w:val="yellow"/>
          <w:lang w:val="en-US"/>
        </w:rPr>
        <w:t xml:space="preserve">if any), </w:t>
      </w:r>
      <w:r w:rsidRPr="003317F8">
        <w:rPr>
          <w:rFonts w:eastAsia="SimSun" w:cs="Times New Roman"/>
          <w:sz w:val="18"/>
          <w:szCs w:val="18"/>
          <w:highlight w:val="yellow"/>
          <w:lang w:val="en-US"/>
        </w:rPr>
        <w:t>examples and justifications for each field names that you have</w:t>
      </w:r>
      <w:r w:rsidRPr="003317F8">
        <w:rPr>
          <w:rFonts w:eastAsia="SimSun" w:cs="Times New Roman"/>
          <w:sz w:val="18"/>
          <w:szCs w:val="18"/>
          <w:lang w:val="en-US"/>
        </w:rPr>
        <w:t>)</w:t>
      </w:r>
    </w:p>
    <w:tbl>
      <w:tblPr>
        <w:tblStyle w:val="TableGrid1"/>
        <w:tblW w:w="9017" w:type="dxa"/>
        <w:jc w:val="center"/>
        <w:tblLook w:val="04A0" w:firstRow="1" w:lastRow="0" w:firstColumn="1" w:lastColumn="0" w:noHBand="0" w:noVBand="1"/>
      </w:tblPr>
      <w:tblGrid>
        <w:gridCol w:w="3261"/>
        <w:gridCol w:w="2203"/>
        <w:gridCol w:w="1695"/>
        <w:gridCol w:w="1858"/>
      </w:tblGrid>
      <w:tr w:rsidR="00E2150E" w:rsidRPr="00DD0640" w14:paraId="5118AF8C" w14:textId="77777777" w:rsidTr="00E2150E">
        <w:trPr>
          <w:jc w:val="center"/>
        </w:trPr>
        <w:tc>
          <w:tcPr>
            <w:tcW w:w="3261" w:type="dxa"/>
          </w:tcPr>
          <w:p w14:paraId="31CE9450" w14:textId="77777777" w:rsidR="00A241C9" w:rsidRPr="00DD0640" w:rsidRDefault="00A241C9" w:rsidP="00030596">
            <w:pPr>
              <w:spacing w:line="360" w:lineRule="auto"/>
              <w:rPr>
                <w:rFonts w:eastAsia="SimSun" w:cs="Times New Roman"/>
                <w:b/>
                <w:sz w:val="20"/>
                <w:lang w:val="en-US"/>
              </w:rPr>
            </w:pPr>
            <w:r w:rsidRPr="00DD0640">
              <w:rPr>
                <w:rFonts w:eastAsia="SimSun" w:cs="Times New Roman"/>
                <w:b/>
                <w:sz w:val="20"/>
                <w:lang w:val="en-US"/>
              </w:rPr>
              <w:t>Field Name</w:t>
            </w:r>
          </w:p>
        </w:tc>
        <w:tc>
          <w:tcPr>
            <w:tcW w:w="2203" w:type="dxa"/>
          </w:tcPr>
          <w:p w14:paraId="5D1C9116" w14:textId="77777777" w:rsidR="00A241C9" w:rsidRPr="00DD0640" w:rsidRDefault="00A241C9" w:rsidP="00030596">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695" w:type="dxa"/>
          </w:tcPr>
          <w:p w14:paraId="2BF6D288" w14:textId="77777777" w:rsidR="00A241C9" w:rsidRPr="00DD0640" w:rsidRDefault="00A241C9" w:rsidP="00030596">
            <w:pPr>
              <w:spacing w:line="360" w:lineRule="auto"/>
              <w:rPr>
                <w:rFonts w:eastAsia="SimSun" w:cs="Times New Roman"/>
                <w:b/>
                <w:sz w:val="20"/>
                <w:lang w:val="en-US"/>
              </w:rPr>
            </w:pPr>
            <w:r w:rsidRPr="00DD0640">
              <w:rPr>
                <w:rFonts w:eastAsia="SimSun" w:cs="Times New Roman"/>
                <w:b/>
                <w:sz w:val="20"/>
                <w:lang w:val="en-US"/>
              </w:rPr>
              <w:t>Example</w:t>
            </w:r>
          </w:p>
        </w:tc>
        <w:tc>
          <w:tcPr>
            <w:tcW w:w="1858" w:type="dxa"/>
          </w:tcPr>
          <w:p w14:paraId="36F78792" w14:textId="77777777" w:rsidR="00A241C9" w:rsidRPr="00DD0640" w:rsidRDefault="00A241C9" w:rsidP="00030596">
            <w:pPr>
              <w:spacing w:line="360" w:lineRule="auto"/>
              <w:rPr>
                <w:rFonts w:eastAsia="SimSun" w:cs="Times New Roman"/>
                <w:b/>
                <w:sz w:val="20"/>
                <w:lang w:val="en-US"/>
              </w:rPr>
            </w:pPr>
            <w:r>
              <w:rPr>
                <w:rFonts w:eastAsia="SimSun" w:cs="Times New Roman"/>
                <w:b/>
                <w:sz w:val="20"/>
                <w:lang w:val="en-US"/>
              </w:rPr>
              <w:t>Justification</w:t>
            </w:r>
          </w:p>
        </w:tc>
      </w:tr>
      <w:tr w:rsidR="00E2150E" w:rsidRPr="00DD0640" w14:paraId="7B863FED" w14:textId="77777777" w:rsidTr="00E2150E">
        <w:trPr>
          <w:jc w:val="center"/>
        </w:trPr>
        <w:tc>
          <w:tcPr>
            <w:tcW w:w="3261" w:type="dxa"/>
          </w:tcPr>
          <w:p w14:paraId="3B1380F3" w14:textId="49CB2817" w:rsidR="00A241C9" w:rsidRPr="00DD0640" w:rsidRDefault="00A241C9" w:rsidP="00030596">
            <w:pPr>
              <w:spacing w:line="360" w:lineRule="auto"/>
              <w:rPr>
                <w:rFonts w:eastAsia="SimSun" w:cs="Times New Roman"/>
                <w:sz w:val="20"/>
                <w:lang w:val="en-US"/>
              </w:rPr>
            </w:pPr>
            <w:proofErr w:type="spellStart"/>
            <w:r>
              <w:rPr>
                <w:rFonts w:eastAsia="SimSun" w:cs="Times New Roman"/>
                <w:sz w:val="20"/>
                <w:lang w:val="en-US"/>
              </w:rPr>
              <w:t>attribute_id</w:t>
            </w:r>
            <w:proofErr w:type="spellEnd"/>
          </w:p>
        </w:tc>
        <w:tc>
          <w:tcPr>
            <w:tcW w:w="2203" w:type="dxa"/>
          </w:tcPr>
          <w:p w14:paraId="7646C41D" w14:textId="77777777" w:rsidR="00A241C9" w:rsidRDefault="00A241C9" w:rsidP="00030596">
            <w:pPr>
              <w:spacing w:line="360" w:lineRule="auto"/>
              <w:rPr>
                <w:rFonts w:eastAsia="SimSun" w:cs="Times New Roman"/>
                <w:sz w:val="20"/>
                <w:lang w:val="en-US"/>
              </w:rPr>
            </w:pPr>
            <w:r>
              <w:rPr>
                <w:rFonts w:eastAsia="SimSun" w:cs="Times New Roman"/>
                <w:sz w:val="20"/>
                <w:lang w:val="en-US"/>
              </w:rPr>
              <w:t>-</w:t>
            </w:r>
          </w:p>
        </w:tc>
        <w:tc>
          <w:tcPr>
            <w:tcW w:w="1695" w:type="dxa"/>
          </w:tcPr>
          <w:p w14:paraId="13DE8493" w14:textId="2102C054" w:rsidR="00A241C9" w:rsidRPr="00DD0640" w:rsidRDefault="00A241C9" w:rsidP="00030596">
            <w:pPr>
              <w:spacing w:line="360" w:lineRule="auto"/>
              <w:rPr>
                <w:rFonts w:eastAsia="SimSun" w:cs="Times New Roman"/>
                <w:sz w:val="20"/>
                <w:lang w:val="en-US"/>
              </w:rPr>
            </w:pPr>
            <w:r>
              <w:rPr>
                <w:rFonts w:eastAsia="SimSun" w:cs="Times New Roman"/>
                <w:sz w:val="20"/>
                <w:lang w:val="en-US"/>
              </w:rPr>
              <w:t>9001,9002</w:t>
            </w:r>
          </w:p>
        </w:tc>
        <w:tc>
          <w:tcPr>
            <w:tcW w:w="1858" w:type="dxa"/>
          </w:tcPr>
          <w:p w14:paraId="5A90AE94" w14:textId="704B2F64" w:rsidR="00A241C9" w:rsidRPr="003317F8" w:rsidRDefault="009A6F9D" w:rsidP="00030596">
            <w:pPr>
              <w:spacing w:line="360" w:lineRule="auto"/>
              <w:rPr>
                <w:rFonts w:eastAsia="SimSun" w:cs="Times New Roman"/>
                <w:sz w:val="14"/>
                <w:szCs w:val="14"/>
                <w:lang w:val="en-US"/>
              </w:rPr>
            </w:pPr>
            <w:proofErr w:type="spellStart"/>
            <w:r w:rsidRPr="009A6F9D">
              <w:rPr>
                <w:rFonts w:eastAsia="SimSun" w:cs="Times New Roman"/>
                <w:sz w:val="14"/>
                <w:szCs w:val="14"/>
                <w:lang w:val="en-US"/>
              </w:rPr>
              <w:t>attribute_id</w:t>
            </w:r>
            <w:proofErr w:type="spellEnd"/>
            <w:r w:rsidRPr="009A6F9D">
              <w:rPr>
                <w:rFonts w:eastAsia="SimSun" w:cs="Times New Roman"/>
                <w:sz w:val="14"/>
                <w:szCs w:val="14"/>
                <w:lang w:val="en-US"/>
              </w:rPr>
              <w:t xml:space="preserve"> uniquely identifies each attribute entry and is the primary key. It uses auto increment. This is necessary to avoid anomalies when </w:t>
            </w:r>
            <w:r w:rsidRPr="009A6F9D">
              <w:rPr>
                <w:rFonts w:eastAsia="SimSun" w:cs="Times New Roman"/>
                <w:sz w:val="14"/>
                <w:szCs w:val="14"/>
                <w:lang w:val="en-US"/>
              </w:rPr>
              <w:lastRenderedPageBreak/>
              <w:t xml:space="preserve">managing </w:t>
            </w:r>
            <w:r>
              <w:rPr>
                <w:rFonts w:eastAsia="SimSun" w:cs="Times New Roman"/>
                <w:sz w:val="14"/>
                <w:szCs w:val="14"/>
                <w:lang w:val="en-US"/>
              </w:rPr>
              <w:t>attribute</w:t>
            </w:r>
            <w:r w:rsidRPr="009A6F9D">
              <w:rPr>
                <w:rFonts w:eastAsia="SimSun" w:cs="Times New Roman"/>
                <w:sz w:val="14"/>
                <w:szCs w:val="14"/>
                <w:lang w:val="en-US"/>
              </w:rPr>
              <w:t xml:space="preserve"> in the database, allowing each </w:t>
            </w:r>
            <w:r>
              <w:rPr>
                <w:rFonts w:eastAsia="SimSun" w:cs="Times New Roman"/>
                <w:sz w:val="14"/>
                <w:szCs w:val="14"/>
                <w:lang w:val="en-US"/>
              </w:rPr>
              <w:t>attribute</w:t>
            </w:r>
            <w:r w:rsidRPr="009A6F9D">
              <w:rPr>
                <w:rFonts w:eastAsia="SimSun" w:cs="Times New Roman"/>
                <w:sz w:val="14"/>
                <w:szCs w:val="14"/>
                <w:lang w:val="en-US"/>
              </w:rPr>
              <w:t xml:space="preserve"> to be updated or deleted individually.</w:t>
            </w:r>
          </w:p>
        </w:tc>
      </w:tr>
      <w:tr w:rsidR="00E2150E" w:rsidRPr="00DD0640" w14:paraId="4FE93BCD" w14:textId="77777777" w:rsidTr="00E2150E">
        <w:trPr>
          <w:trHeight w:val="251"/>
          <w:jc w:val="center"/>
        </w:trPr>
        <w:tc>
          <w:tcPr>
            <w:tcW w:w="3261" w:type="dxa"/>
          </w:tcPr>
          <w:p w14:paraId="684F50F8" w14:textId="0E693C19" w:rsidR="00A241C9" w:rsidRPr="00DD0640" w:rsidRDefault="00A241C9" w:rsidP="00030596">
            <w:pPr>
              <w:spacing w:line="360" w:lineRule="auto"/>
              <w:rPr>
                <w:rFonts w:eastAsia="SimSun" w:cs="Times New Roman"/>
                <w:sz w:val="20"/>
                <w:lang w:val="en-US"/>
              </w:rPr>
            </w:pPr>
            <w:proofErr w:type="spellStart"/>
            <w:r>
              <w:rPr>
                <w:rFonts w:eastAsia="SimSun" w:cs="Times New Roman"/>
                <w:sz w:val="20"/>
                <w:lang w:val="en-US"/>
              </w:rPr>
              <w:lastRenderedPageBreak/>
              <w:t>item_id</w:t>
            </w:r>
            <w:proofErr w:type="spellEnd"/>
          </w:p>
        </w:tc>
        <w:tc>
          <w:tcPr>
            <w:tcW w:w="2203" w:type="dxa"/>
          </w:tcPr>
          <w:p w14:paraId="45E22D42" w14:textId="77777777" w:rsidR="00A241C9" w:rsidRPr="00DD0640" w:rsidRDefault="00A241C9" w:rsidP="00030596">
            <w:pPr>
              <w:spacing w:line="360" w:lineRule="auto"/>
              <w:rPr>
                <w:rFonts w:eastAsia="SimSun" w:cs="Times New Roman"/>
                <w:sz w:val="20"/>
                <w:lang w:val="en-US"/>
              </w:rPr>
            </w:pPr>
          </w:p>
        </w:tc>
        <w:tc>
          <w:tcPr>
            <w:tcW w:w="1695" w:type="dxa"/>
          </w:tcPr>
          <w:p w14:paraId="10EF1DCA" w14:textId="1786314A" w:rsidR="00A241C9" w:rsidRPr="00DD0640" w:rsidRDefault="00A241C9" w:rsidP="00030596">
            <w:pPr>
              <w:spacing w:line="360" w:lineRule="auto"/>
              <w:rPr>
                <w:rFonts w:eastAsia="SimSun" w:cs="Times New Roman"/>
                <w:sz w:val="20"/>
                <w:lang w:val="en-US"/>
              </w:rPr>
            </w:pPr>
            <w:r>
              <w:rPr>
                <w:rFonts w:eastAsia="SimSun" w:cs="Times New Roman"/>
                <w:sz w:val="20"/>
                <w:lang w:val="en-US"/>
              </w:rPr>
              <w:t>501,502</w:t>
            </w:r>
          </w:p>
        </w:tc>
        <w:tc>
          <w:tcPr>
            <w:tcW w:w="1858" w:type="dxa"/>
          </w:tcPr>
          <w:p w14:paraId="40567592" w14:textId="0B4235E4" w:rsidR="0087352F" w:rsidRPr="003317F8" w:rsidRDefault="009A7B42" w:rsidP="00030596">
            <w:pPr>
              <w:spacing w:line="360" w:lineRule="auto"/>
              <w:rPr>
                <w:rFonts w:eastAsia="SimSun" w:cs="Times New Roman"/>
                <w:sz w:val="14"/>
                <w:szCs w:val="14"/>
                <w:lang w:val="en-US"/>
              </w:rPr>
            </w:pPr>
            <w:proofErr w:type="spellStart"/>
            <w:r w:rsidRPr="009A7B42">
              <w:rPr>
                <w:rFonts w:eastAsia="SimSun" w:cs="Times New Roman"/>
                <w:sz w:val="14"/>
                <w:szCs w:val="14"/>
                <w:lang w:val="en-US"/>
              </w:rPr>
              <w:t>item_id</w:t>
            </w:r>
            <w:proofErr w:type="spellEnd"/>
            <w:r w:rsidRPr="009A7B42">
              <w:rPr>
                <w:rFonts w:eastAsia="SimSun" w:cs="Times New Roman"/>
                <w:sz w:val="14"/>
                <w:szCs w:val="14"/>
                <w:lang w:val="en-US"/>
              </w:rPr>
              <w:t xml:space="preserve"> links the attribute to a specific menu item using a foreign key. This is necessary so that filters and labels display correctly on the menu. It is used to show the specific dietary attributes of that item.</w:t>
            </w:r>
          </w:p>
        </w:tc>
      </w:tr>
      <w:tr w:rsidR="00E2150E" w:rsidRPr="00DD0640" w14:paraId="2BC95D8D" w14:textId="77777777" w:rsidTr="00E2150E">
        <w:trPr>
          <w:jc w:val="center"/>
        </w:trPr>
        <w:tc>
          <w:tcPr>
            <w:tcW w:w="3261" w:type="dxa"/>
          </w:tcPr>
          <w:p w14:paraId="41A8188A" w14:textId="277FA7B4" w:rsidR="00A241C9" w:rsidRPr="00DD0640" w:rsidRDefault="00A241C9" w:rsidP="00030596">
            <w:pPr>
              <w:spacing w:line="360" w:lineRule="auto"/>
              <w:rPr>
                <w:rFonts w:eastAsia="SimSun" w:cs="Times New Roman"/>
                <w:sz w:val="20"/>
                <w:lang w:val="en-US"/>
              </w:rPr>
            </w:pPr>
            <w:proofErr w:type="spellStart"/>
            <w:r>
              <w:rPr>
                <w:rFonts w:eastAsia="SimSun" w:cs="Times New Roman"/>
                <w:sz w:val="20"/>
                <w:lang w:val="en-US"/>
              </w:rPr>
              <w:t>attribute_text</w:t>
            </w:r>
            <w:proofErr w:type="spellEnd"/>
          </w:p>
        </w:tc>
        <w:tc>
          <w:tcPr>
            <w:tcW w:w="2203" w:type="dxa"/>
          </w:tcPr>
          <w:p w14:paraId="68C243A4" w14:textId="77777777" w:rsidR="00A241C9" w:rsidRPr="00DD0640" w:rsidRDefault="00A241C9" w:rsidP="00030596">
            <w:pPr>
              <w:spacing w:line="360" w:lineRule="auto"/>
              <w:rPr>
                <w:rFonts w:eastAsia="SimSun" w:cs="Times New Roman"/>
                <w:sz w:val="20"/>
                <w:lang w:val="en-US"/>
              </w:rPr>
            </w:pPr>
          </w:p>
        </w:tc>
        <w:tc>
          <w:tcPr>
            <w:tcW w:w="1695" w:type="dxa"/>
          </w:tcPr>
          <w:p w14:paraId="7FA9DECA" w14:textId="2B4B85A9" w:rsidR="00A241C9" w:rsidRPr="00DD0640" w:rsidRDefault="00A241C9" w:rsidP="00030596">
            <w:pPr>
              <w:spacing w:line="360" w:lineRule="auto"/>
              <w:rPr>
                <w:rFonts w:eastAsia="SimSun" w:cs="Times New Roman"/>
                <w:sz w:val="20"/>
                <w:lang w:val="en-US"/>
              </w:rPr>
            </w:pPr>
            <w:proofErr w:type="spellStart"/>
            <w:proofErr w:type="gramStart"/>
            <w:r>
              <w:rPr>
                <w:rFonts w:eastAsia="SimSun" w:cs="Times New Roman"/>
                <w:sz w:val="20"/>
                <w:lang w:val="en-US"/>
              </w:rPr>
              <w:t>Halal,</w:t>
            </w:r>
            <w:r w:rsidR="00E2150E">
              <w:rPr>
                <w:rFonts w:eastAsia="SimSun" w:cs="Times New Roman"/>
                <w:sz w:val="20"/>
                <w:lang w:val="en-US"/>
              </w:rPr>
              <w:t>Vegetarian</w:t>
            </w:r>
            <w:proofErr w:type="spellEnd"/>
            <w:proofErr w:type="gramEnd"/>
          </w:p>
        </w:tc>
        <w:tc>
          <w:tcPr>
            <w:tcW w:w="1858" w:type="dxa"/>
          </w:tcPr>
          <w:p w14:paraId="32D4E105" w14:textId="6258F4AD" w:rsidR="00485CDE" w:rsidRPr="0078351E" w:rsidRDefault="009A7B42" w:rsidP="00030596">
            <w:pPr>
              <w:spacing w:line="360" w:lineRule="auto"/>
              <w:rPr>
                <w:rFonts w:eastAsia="SimSun" w:cs="Times New Roman"/>
                <w:sz w:val="14"/>
                <w:szCs w:val="14"/>
                <w:lang w:val="en-US"/>
              </w:rPr>
            </w:pPr>
            <w:proofErr w:type="spellStart"/>
            <w:r w:rsidRPr="009A7B42">
              <w:rPr>
                <w:rFonts w:eastAsia="SimSun" w:cs="Times New Roman"/>
                <w:sz w:val="14"/>
                <w:szCs w:val="14"/>
                <w:lang w:val="en-US"/>
              </w:rPr>
              <w:t>attribute_text</w:t>
            </w:r>
            <w:proofErr w:type="spellEnd"/>
            <w:r w:rsidRPr="009A7B42">
              <w:rPr>
                <w:rFonts w:eastAsia="SimSun" w:cs="Times New Roman"/>
                <w:sz w:val="14"/>
                <w:szCs w:val="14"/>
                <w:lang w:val="en-US"/>
              </w:rPr>
              <w:t xml:space="preserve"> stores the name of the attribute (e.g., Halal, Vegetarian). This allows a menu item to have multiple tags. This is useful when users want to filter for a certain type of food. It provides convenience to users to easily view all food of the same type, which helps them find what they are looking for faster.</w:t>
            </w:r>
          </w:p>
        </w:tc>
      </w:tr>
    </w:tbl>
    <w:p w14:paraId="65FA0EE3" w14:textId="77777777" w:rsidR="00E2150E" w:rsidRDefault="00E2150E" w:rsidP="001C2F3F">
      <w:pPr>
        <w:spacing w:line="360" w:lineRule="auto"/>
        <w:jc w:val="both"/>
        <w:rPr>
          <w:rFonts w:eastAsia="SimSun" w:cs="Times New Roman"/>
          <w:sz w:val="22"/>
          <w:szCs w:val="22"/>
          <w:lang w:val="en-US"/>
        </w:rPr>
      </w:pPr>
    </w:p>
    <w:p w14:paraId="11E04D70" w14:textId="77777777" w:rsidR="00E2150E" w:rsidRDefault="00E2150E" w:rsidP="001C2F3F">
      <w:pPr>
        <w:spacing w:line="360" w:lineRule="auto"/>
        <w:jc w:val="both"/>
        <w:rPr>
          <w:rFonts w:eastAsia="SimSun" w:cs="Times New Roman"/>
          <w:sz w:val="22"/>
          <w:szCs w:val="22"/>
          <w:lang w:val="en-US"/>
        </w:rPr>
      </w:pPr>
    </w:p>
    <w:p w14:paraId="56D88E25" w14:textId="451A028A" w:rsidR="001C2F3F" w:rsidRPr="00DD0640" w:rsidRDefault="001C2F3F" w:rsidP="001C2F3F">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r>
        <w:rPr>
          <w:rFonts w:eastAsia="SimSun" w:cs="Times New Roman"/>
          <w:sz w:val="22"/>
          <w:szCs w:val="22"/>
          <w:lang w:val="en-US"/>
        </w:rPr>
        <w:t>Order</w:t>
      </w:r>
    </w:p>
    <w:p w14:paraId="4CD20C97" w14:textId="1CF0CD19" w:rsidR="001C2F3F" w:rsidRDefault="001C2F3F" w:rsidP="001C2F3F">
      <w:pPr>
        <w:spacing w:line="360" w:lineRule="auto"/>
        <w:jc w:val="both"/>
        <w:rPr>
          <w:rFonts w:eastAsia="SimSun" w:cs="Times New Roman"/>
          <w:sz w:val="22"/>
          <w:szCs w:val="22"/>
          <w:lang w:val="en-US"/>
        </w:rPr>
      </w:pPr>
      <w:r w:rsidRPr="00DD0640">
        <w:rPr>
          <w:rFonts w:eastAsia="SimSun" w:cs="Times New Roman"/>
          <w:sz w:val="22"/>
          <w:szCs w:val="22"/>
          <w:lang w:val="en-US"/>
        </w:rPr>
        <w:t>Description:</w:t>
      </w:r>
      <w:r w:rsidRPr="00DD0640">
        <w:rPr>
          <w:rFonts w:eastAsia="SimSun" w:cs="Times New Roman"/>
          <w:sz w:val="22"/>
          <w:szCs w:val="22"/>
          <w:lang w:val="en-US"/>
        </w:rPr>
        <w:tab/>
      </w:r>
      <w:r>
        <w:rPr>
          <w:rFonts w:eastAsia="SimSun" w:cs="Times New Roman"/>
          <w:sz w:val="22"/>
          <w:szCs w:val="22"/>
          <w:lang w:val="en-US"/>
        </w:rPr>
        <w:t>Contains information about each order placed by users</w:t>
      </w:r>
    </w:p>
    <w:p w14:paraId="3139CCF4" w14:textId="77777777" w:rsidR="001C2F3F" w:rsidRPr="003317F8" w:rsidRDefault="001C2F3F" w:rsidP="001C2F3F">
      <w:pPr>
        <w:spacing w:line="360" w:lineRule="auto"/>
        <w:jc w:val="both"/>
        <w:rPr>
          <w:rFonts w:eastAsia="SimSun" w:cs="Times New Roman"/>
          <w:sz w:val="18"/>
          <w:szCs w:val="18"/>
          <w:lang w:val="en-US"/>
        </w:rPr>
      </w:pPr>
      <w:r w:rsidRPr="003317F8">
        <w:rPr>
          <w:rFonts w:eastAsia="SimSun" w:cs="Times New Roman"/>
          <w:sz w:val="18"/>
          <w:szCs w:val="18"/>
          <w:lang w:val="en-US"/>
        </w:rPr>
        <w:t>(</w:t>
      </w:r>
      <w:r w:rsidRPr="003317F8">
        <w:rPr>
          <w:rFonts w:eastAsia="SimSun" w:cs="Times New Roman"/>
          <w:sz w:val="18"/>
          <w:szCs w:val="18"/>
          <w:highlight w:val="yellow"/>
          <w:lang w:val="en-US"/>
        </w:rPr>
        <w:t xml:space="preserve">Take a </w:t>
      </w:r>
      <w:proofErr w:type="gramStart"/>
      <w:r w:rsidRPr="003317F8">
        <w:rPr>
          <w:rFonts w:eastAsia="SimSun" w:cs="Times New Roman"/>
          <w:sz w:val="18"/>
          <w:szCs w:val="18"/>
          <w:highlight w:val="yellow"/>
          <w:lang w:val="en-US"/>
        </w:rPr>
        <w:t>Screen-shot</w:t>
      </w:r>
      <w:proofErr w:type="gramEnd"/>
      <w:r w:rsidRPr="003317F8">
        <w:rPr>
          <w:rFonts w:eastAsia="SimSun" w:cs="Times New Roman"/>
          <w:sz w:val="18"/>
          <w:szCs w:val="18"/>
          <w:highlight w:val="yellow"/>
          <w:lang w:val="en-US"/>
        </w:rPr>
        <w:t xml:space="preserve"> of the actual table from MYSQL Workbench to replace the below Screen-shot</w:t>
      </w:r>
      <w:r w:rsidRPr="003317F8">
        <w:rPr>
          <w:rFonts w:eastAsia="SimSun" w:cs="Times New Roman"/>
          <w:sz w:val="18"/>
          <w:szCs w:val="18"/>
          <w:lang w:val="en-US"/>
        </w:rPr>
        <w:t>)</w:t>
      </w:r>
    </w:p>
    <w:p w14:paraId="11788D27" w14:textId="09E44EB9" w:rsidR="001C2F3F" w:rsidRDefault="00B637E2" w:rsidP="001C2F3F">
      <w:pPr>
        <w:spacing w:line="360" w:lineRule="auto"/>
        <w:jc w:val="both"/>
        <w:rPr>
          <w:rFonts w:eastAsia="SimSun" w:cs="Times New Roman"/>
          <w:sz w:val="22"/>
          <w:szCs w:val="22"/>
          <w:lang w:val="en-US"/>
        </w:rPr>
      </w:pPr>
      <w:r w:rsidRPr="00B637E2">
        <w:rPr>
          <w:rFonts w:eastAsia="SimSun" w:cs="Times New Roman"/>
          <w:noProof/>
          <w:sz w:val="22"/>
          <w:szCs w:val="22"/>
          <w:lang w:val="en-US"/>
        </w:rPr>
        <w:drawing>
          <wp:inline distT="0" distB="0" distL="0" distR="0" wp14:anchorId="16ACBE31" wp14:editId="72858785">
            <wp:extent cx="5732145" cy="1054100"/>
            <wp:effectExtent l="0" t="0" r="1905" b="0"/>
            <wp:docPr id="1587979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9491" name="Picture 1" descr="A screenshot of a computer&#10;&#10;AI-generated content may be incorrect."/>
                    <pic:cNvPicPr/>
                  </pic:nvPicPr>
                  <pic:blipFill>
                    <a:blip r:embed="rId21"/>
                    <a:stretch>
                      <a:fillRect/>
                    </a:stretch>
                  </pic:blipFill>
                  <pic:spPr>
                    <a:xfrm>
                      <a:off x="0" y="0"/>
                      <a:ext cx="5732145" cy="1054100"/>
                    </a:xfrm>
                    <a:prstGeom prst="rect">
                      <a:avLst/>
                    </a:prstGeom>
                  </pic:spPr>
                </pic:pic>
              </a:graphicData>
            </a:graphic>
          </wp:inline>
        </w:drawing>
      </w:r>
    </w:p>
    <w:p w14:paraId="58CBC2D8" w14:textId="77777777" w:rsidR="001C2F3F" w:rsidRPr="00DD0640" w:rsidRDefault="001C2F3F" w:rsidP="001C2F3F">
      <w:pPr>
        <w:spacing w:line="360" w:lineRule="auto"/>
        <w:jc w:val="both"/>
        <w:rPr>
          <w:rFonts w:eastAsia="SimSun" w:cs="Times New Roman"/>
          <w:sz w:val="22"/>
          <w:szCs w:val="22"/>
          <w:lang w:val="en-US"/>
        </w:rPr>
      </w:pPr>
      <w:r w:rsidRPr="003317F8">
        <w:rPr>
          <w:rFonts w:eastAsia="SimSun" w:cs="Times New Roman"/>
          <w:sz w:val="18"/>
          <w:szCs w:val="18"/>
          <w:lang w:val="en-US"/>
        </w:rPr>
        <w:t>(</w:t>
      </w:r>
      <w:r>
        <w:rPr>
          <w:rFonts w:eastAsia="SimSun" w:cs="Times New Roman"/>
          <w:sz w:val="18"/>
          <w:szCs w:val="18"/>
          <w:lang w:val="en-US"/>
        </w:rPr>
        <w:t xml:space="preserve">Complete the table below for Entity 1 table – </w:t>
      </w:r>
      <w:r w:rsidRPr="003317F8">
        <w:rPr>
          <w:rFonts w:eastAsia="SimSun" w:cs="Times New Roman"/>
          <w:sz w:val="18"/>
          <w:szCs w:val="18"/>
          <w:highlight w:val="yellow"/>
          <w:lang w:val="en-US"/>
        </w:rPr>
        <w:t xml:space="preserve">The first row is an example. Please replace with your own </w:t>
      </w:r>
      <w:proofErr w:type="gramStart"/>
      <w:r>
        <w:rPr>
          <w:rFonts w:eastAsia="SimSun" w:cs="Times New Roman"/>
          <w:sz w:val="18"/>
          <w:szCs w:val="18"/>
          <w:highlight w:val="yellow"/>
          <w:lang w:val="en-US"/>
        </w:rPr>
        <w:t>FK(</w:t>
      </w:r>
      <w:proofErr w:type="gramEnd"/>
      <w:r>
        <w:rPr>
          <w:rFonts w:eastAsia="SimSun" w:cs="Times New Roman"/>
          <w:sz w:val="18"/>
          <w:szCs w:val="18"/>
          <w:highlight w:val="yellow"/>
          <w:lang w:val="en-US"/>
        </w:rPr>
        <w:t xml:space="preserve">if any), </w:t>
      </w:r>
      <w:r w:rsidRPr="003317F8">
        <w:rPr>
          <w:rFonts w:eastAsia="SimSun" w:cs="Times New Roman"/>
          <w:sz w:val="18"/>
          <w:szCs w:val="18"/>
          <w:highlight w:val="yellow"/>
          <w:lang w:val="en-US"/>
        </w:rPr>
        <w:t>examples and justifications for each field names that you have</w:t>
      </w:r>
      <w:r w:rsidRPr="003317F8">
        <w:rPr>
          <w:rFonts w:eastAsia="SimSun" w:cs="Times New Roman"/>
          <w:sz w:val="18"/>
          <w:szCs w:val="18"/>
          <w:lang w:val="en-US"/>
        </w:rPr>
        <w:t>)</w:t>
      </w:r>
    </w:p>
    <w:tbl>
      <w:tblPr>
        <w:tblStyle w:val="TableGrid1"/>
        <w:tblW w:w="9017" w:type="dxa"/>
        <w:jc w:val="center"/>
        <w:tblLook w:val="04A0" w:firstRow="1" w:lastRow="0" w:firstColumn="1" w:lastColumn="0" w:noHBand="0" w:noVBand="1"/>
      </w:tblPr>
      <w:tblGrid>
        <w:gridCol w:w="3539"/>
        <w:gridCol w:w="2394"/>
        <w:gridCol w:w="1523"/>
        <w:gridCol w:w="1561"/>
      </w:tblGrid>
      <w:tr w:rsidR="001C2F3F" w:rsidRPr="00DD0640" w14:paraId="79F9E800" w14:textId="77777777" w:rsidTr="00030596">
        <w:trPr>
          <w:jc w:val="center"/>
        </w:trPr>
        <w:tc>
          <w:tcPr>
            <w:tcW w:w="3539" w:type="dxa"/>
          </w:tcPr>
          <w:p w14:paraId="1BFEC2B8" w14:textId="77777777" w:rsidR="001C2F3F" w:rsidRPr="00DD0640" w:rsidRDefault="001C2F3F" w:rsidP="00030596">
            <w:pPr>
              <w:spacing w:line="360" w:lineRule="auto"/>
              <w:rPr>
                <w:rFonts w:eastAsia="SimSun" w:cs="Times New Roman"/>
                <w:b/>
                <w:sz w:val="20"/>
                <w:lang w:val="en-US"/>
              </w:rPr>
            </w:pPr>
            <w:r w:rsidRPr="00DD0640">
              <w:rPr>
                <w:rFonts w:eastAsia="SimSun" w:cs="Times New Roman"/>
                <w:b/>
                <w:sz w:val="20"/>
                <w:lang w:val="en-US"/>
              </w:rPr>
              <w:t>Field Name</w:t>
            </w:r>
          </w:p>
        </w:tc>
        <w:tc>
          <w:tcPr>
            <w:tcW w:w="2394" w:type="dxa"/>
          </w:tcPr>
          <w:p w14:paraId="1780D60D" w14:textId="77777777" w:rsidR="001C2F3F" w:rsidRPr="00DD0640" w:rsidRDefault="001C2F3F" w:rsidP="00030596">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523" w:type="dxa"/>
          </w:tcPr>
          <w:p w14:paraId="44A075F5" w14:textId="77777777" w:rsidR="001C2F3F" w:rsidRPr="00DD0640" w:rsidRDefault="001C2F3F" w:rsidP="00030596">
            <w:pPr>
              <w:spacing w:line="360" w:lineRule="auto"/>
              <w:rPr>
                <w:rFonts w:eastAsia="SimSun" w:cs="Times New Roman"/>
                <w:b/>
                <w:sz w:val="20"/>
                <w:lang w:val="en-US"/>
              </w:rPr>
            </w:pPr>
            <w:r w:rsidRPr="00DD0640">
              <w:rPr>
                <w:rFonts w:eastAsia="SimSun" w:cs="Times New Roman"/>
                <w:b/>
                <w:sz w:val="20"/>
                <w:lang w:val="en-US"/>
              </w:rPr>
              <w:t>Example</w:t>
            </w:r>
          </w:p>
        </w:tc>
        <w:tc>
          <w:tcPr>
            <w:tcW w:w="1561" w:type="dxa"/>
          </w:tcPr>
          <w:p w14:paraId="5ADA0B8C" w14:textId="77777777" w:rsidR="001C2F3F" w:rsidRPr="00DD0640" w:rsidRDefault="001C2F3F" w:rsidP="00030596">
            <w:pPr>
              <w:spacing w:line="360" w:lineRule="auto"/>
              <w:rPr>
                <w:rFonts w:eastAsia="SimSun" w:cs="Times New Roman"/>
                <w:b/>
                <w:sz w:val="20"/>
                <w:lang w:val="en-US"/>
              </w:rPr>
            </w:pPr>
            <w:r>
              <w:rPr>
                <w:rFonts w:eastAsia="SimSun" w:cs="Times New Roman"/>
                <w:b/>
                <w:sz w:val="20"/>
                <w:lang w:val="en-US"/>
              </w:rPr>
              <w:t>Justification</w:t>
            </w:r>
          </w:p>
        </w:tc>
      </w:tr>
      <w:tr w:rsidR="001C2F3F" w:rsidRPr="00DD0640" w14:paraId="42C601DD" w14:textId="77777777" w:rsidTr="00030596">
        <w:trPr>
          <w:jc w:val="center"/>
        </w:trPr>
        <w:tc>
          <w:tcPr>
            <w:tcW w:w="3539" w:type="dxa"/>
          </w:tcPr>
          <w:p w14:paraId="034648A8" w14:textId="07CF725D" w:rsidR="001C2F3F" w:rsidRPr="00DD0640" w:rsidRDefault="001C2F3F" w:rsidP="00030596">
            <w:pPr>
              <w:spacing w:line="360" w:lineRule="auto"/>
              <w:rPr>
                <w:rFonts w:eastAsia="SimSun" w:cs="Times New Roman"/>
                <w:sz w:val="20"/>
                <w:lang w:val="en-US"/>
              </w:rPr>
            </w:pPr>
            <w:proofErr w:type="spellStart"/>
            <w:r>
              <w:rPr>
                <w:rFonts w:eastAsia="SimSun" w:cs="Times New Roman"/>
                <w:sz w:val="20"/>
                <w:lang w:val="en-US"/>
              </w:rPr>
              <w:t>order</w:t>
            </w:r>
            <w:r w:rsidRPr="00DD0640">
              <w:rPr>
                <w:rFonts w:eastAsia="SimSun" w:cs="Times New Roman"/>
                <w:sz w:val="20"/>
                <w:lang w:val="en-US"/>
              </w:rPr>
              <w:t>_id</w:t>
            </w:r>
            <w:proofErr w:type="spellEnd"/>
          </w:p>
        </w:tc>
        <w:tc>
          <w:tcPr>
            <w:tcW w:w="2394" w:type="dxa"/>
          </w:tcPr>
          <w:p w14:paraId="3A5E03DD" w14:textId="77777777" w:rsidR="001C2F3F" w:rsidRDefault="001C2F3F"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43C6FCEB" w14:textId="1B1C5074" w:rsidR="001C2F3F" w:rsidRPr="00DD0640" w:rsidRDefault="001C2F3F" w:rsidP="00030596">
            <w:pPr>
              <w:spacing w:line="360" w:lineRule="auto"/>
              <w:rPr>
                <w:rFonts w:eastAsia="SimSun" w:cs="Times New Roman"/>
                <w:sz w:val="20"/>
                <w:lang w:val="en-US"/>
              </w:rPr>
            </w:pPr>
            <w:r>
              <w:rPr>
                <w:rFonts w:eastAsia="SimSun" w:cs="Times New Roman"/>
                <w:sz w:val="20"/>
                <w:lang w:val="en-US"/>
              </w:rPr>
              <w:t>1001.1002</w:t>
            </w:r>
          </w:p>
        </w:tc>
        <w:tc>
          <w:tcPr>
            <w:tcW w:w="1561" w:type="dxa"/>
          </w:tcPr>
          <w:p w14:paraId="43E1A6BA" w14:textId="19A14933" w:rsidR="001C2F3F" w:rsidRPr="003317F8" w:rsidRDefault="009A7B42" w:rsidP="00030596">
            <w:pPr>
              <w:spacing w:line="360" w:lineRule="auto"/>
              <w:rPr>
                <w:rFonts w:eastAsia="SimSun" w:cs="Times New Roman"/>
                <w:sz w:val="14"/>
                <w:szCs w:val="14"/>
                <w:lang w:val="en-US"/>
              </w:rPr>
            </w:pPr>
            <w:proofErr w:type="spellStart"/>
            <w:r w:rsidRPr="009A7B42">
              <w:rPr>
                <w:rFonts w:eastAsia="SimSun" w:cs="Times New Roman"/>
                <w:sz w:val="14"/>
                <w:szCs w:val="14"/>
                <w:lang w:val="en-US"/>
              </w:rPr>
              <w:t>order_id</w:t>
            </w:r>
            <w:proofErr w:type="spellEnd"/>
            <w:r w:rsidRPr="009A7B42">
              <w:rPr>
                <w:rFonts w:eastAsia="SimSun" w:cs="Times New Roman"/>
                <w:sz w:val="14"/>
                <w:szCs w:val="14"/>
                <w:lang w:val="en-US"/>
              </w:rPr>
              <w:t xml:space="preserve"> assigns a unique identifier to each transaction. It acts as the primary key and uses auto increment to make sure each order ID is unique. This is needed to track orders and allows users to reference a </w:t>
            </w:r>
            <w:r w:rsidRPr="009A7B42">
              <w:rPr>
                <w:rFonts w:eastAsia="SimSun" w:cs="Times New Roman"/>
                <w:sz w:val="14"/>
                <w:szCs w:val="14"/>
                <w:lang w:val="en-US"/>
              </w:rPr>
              <w:lastRenderedPageBreak/>
              <w:t>specific order if they have a problem.</w:t>
            </w:r>
          </w:p>
        </w:tc>
      </w:tr>
      <w:tr w:rsidR="001C2F3F" w:rsidRPr="00DD0640" w14:paraId="60F09635" w14:textId="77777777" w:rsidTr="00030596">
        <w:trPr>
          <w:jc w:val="center"/>
        </w:trPr>
        <w:tc>
          <w:tcPr>
            <w:tcW w:w="3539" w:type="dxa"/>
          </w:tcPr>
          <w:p w14:paraId="41426263" w14:textId="4A42DDF2" w:rsidR="001C2F3F" w:rsidRPr="00DD0640" w:rsidRDefault="001C2F3F" w:rsidP="00030596">
            <w:pPr>
              <w:spacing w:line="360" w:lineRule="auto"/>
              <w:rPr>
                <w:rFonts w:eastAsia="SimSun" w:cs="Times New Roman"/>
                <w:sz w:val="20"/>
                <w:lang w:val="en-US"/>
              </w:rPr>
            </w:pPr>
            <w:proofErr w:type="spellStart"/>
            <w:r>
              <w:rPr>
                <w:rFonts w:eastAsia="SimSun" w:cs="Times New Roman"/>
                <w:sz w:val="20"/>
                <w:lang w:val="en-US"/>
              </w:rPr>
              <w:lastRenderedPageBreak/>
              <w:t>user_id</w:t>
            </w:r>
            <w:proofErr w:type="spellEnd"/>
          </w:p>
        </w:tc>
        <w:tc>
          <w:tcPr>
            <w:tcW w:w="2394" w:type="dxa"/>
          </w:tcPr>
          <w:p w14:paraId="2AC54768" w14:textId="19FF8094" w:rsidR="001C2F3F" w:rsidRPr="00DD0640" w:rsidRDefault="001C2F3F" w:rsidP="00030596">
            <w:pPr>
              <w:spacing w:line="360" w:lineRule="auto"/>
              <w:rPr>
                <w:rFonts w:eastAsia="SimSun" w:cs="Times New Roman"/>
                <w:sz w:val="20"/>
                <w:lang w:val="en-US"/>
              </w:rPr>
            </w:pPr>
            <w:r>
              <w:rPr>
                <w:rFonts w:eastAsia="SimSun" w:cs="Times New Roman"/>
                <w:sz w:val="20"/>
                <w:lang w:val="en-US"/>
              </w:rPr>
              <w:t>User</w:t>
            </w:r>
          </w:p>
        </w:tc>
        <w:tc>
          <w:tcPr>
            <w:tcW w:w="1523" w:type="dxa"/>
          </w:tcPr>
          <w:p w14:paraId="6D5139A5" w14:textId="67EFFC7C" w:rsidR="001C2F3F" w:rsidRPr="00DD0640" w:rsidRDefault="00E2150E" w:rsidP="00030596">
            <w:pPr>
              <w:spacing w:line="360" w:lineRule="auto"/>
              <w:rPr>
                <w:rFonts w:eastAsia="SimSun" w:cs="Times New Roman"/>
                <w:sz w:val="20"/>
                <w:lang w:val="en-US"/>
              </w:rPr>
            </w:pPr>
            <w:r>
              <w:rPr>
                <w:rFonts w:eastAsia="SimSun" w:cs="Times New Roman"/>
                <w:sz w:val="20"/>
                <w:lang w:val="en-US"/>
              </w:rPr>
              <w:t>1,2</w:t>
            </w:r>
          </w:p>
        </w:tc>
        <w:tc>
          <w:tcPr>
            <w:tcW w:w="1561" w:type="dxa"/>
          </w:tcPr>
          <w:p w14:paraId="601D591D" w14:textId="01B953C2" w:rsidR="001C2F3F" w:rsidRPr="003317F8" w:rsidRDefault="00AA0D9C" w:rsidP="00030596">
            <w:pPr>
              <w:spacing w:line="360" w:lineRule="auto"/>
              <w:rPr>
                <w:rFonts w:eastAsia="SimSun" w:cs="Times New Roman"/>
                <w:sz w:val="14"/>
                <w:szCs w:val="14"/>
                <w:lang w:val="en-US"/>
              </w:rPr>
            </w:pPr>
            <w:proofErr w:type="spellStart"/>
            <w:r w:rsidRPr="00AA0D9C">
              <w:rPr>
                <w:rFonts w:eastAsia="SimSun" w:cs="Times New Roman"/>
                <w:sz w:val="14"/>
                <w:szCs w:val="14"/>
                <w:lang w:val="en-US"/>
              </w:rPr>
              <w:t>user_id</w:t>
            </w:r>
            <w:proofErr w:type="spellEnd"/>
            <w:r w:rsidRPr="00AA0D9C">
              <w:rPr>
                <w:rFonts w:eastAsia="SimSun" w:cs="Times New Roman"/>
                <w:sz w:val="14"/>
                <w:szCs w:val="14"/>
                <w:lang w:val="en-US"/>
              </w:rPr>
              <w:t xml:space="preserve"> is a foreign key that links the order to the customer who placed it. It has a Not Null constraint. This is necessary for the order history feature, as it allows the website to show a student a list of all the food they have ordered in the past.</w:t>
            </w:r>
          </w:p>
        </w:tc>
      </w:tr>
      <w:tr w:rsidR="00E2150E" w:rsidRPr="00DD0640" w14:paraId="71A44826" w14:textId="77777777" w:rsidTr="00030596">
        <w:trPr>
          <w:jc w:val="center"/>
        </w:trPr>
        <w:tc>
          <w:tcPr>
            <w:tcW w:w="3539" w:type="dxa"/>
          </w:tcPr>
          <w:p w14:paraId="6B515BA2" w14:textId="41179678" w:rsidR="00E2150E" w:rsidRDefault="00E2150E" w:rsidP="00030596">
            <w:pPr>
              <w:spacing w:line="360" w:lineRule="auto"/>
              <w:rPr>
                <w:rFonts w:eastAsia="SimSun" w:cs="Times New Roman"/>
                <w:sz w:val="20"/>
                <w:lang w:val="en-US"/>
              </w:rPr>
            </w:pPr>
            <w:proofErr w:type="spellStart"/>
            <w:r>
              <w:rPr>
                <w:rFonts w:eastAsia="SimSun" w:cs="Times New Roman"/>
                <w:sz w:val="20"/>
                <w:lang w:val="en-US"/>
              </w:rPr>
              <w:t>stall_id</w:t>
            </w:r>
            <w:proofErr w:type="spellEnd"/>
          </w:p>
        </w:tc>
        <w:tc>
          <w:tcPr>
            <w:tcW w:w="2394" w:type="dxa"/>
          </w:tcPr>
          <w:p w14:paraId="2B354E57" w14:textId="69391DDE" w:rsidR="00E2150E" w:rsidRPr="00DD0640" w:rsidRDefault="00E2150E" w:rsidP="00030596">
            <w:pPr>
              <w:spacing w:line="360" w:lineRule="auto"/>
              <w:rPr>
                <w:rFonts w:eastAsia="SimSun" w:cs="Times New Roman"/>
                <w:sz w:val="20"/>
                <w:lang w:val="en-US"/>
              </w:rPr>
            </w:pPr>
            <w:r>
              <w:rPr>
                <w:rFonts w:eastAsia="SimSun" w:cs="Times New Roman"/>
                <w:sz w:val="20"/>
                <w:lang w:val="en-US"/>
              </w:rPr>
              <w:t>Stall</w:t>
            </w:r>
          </w:p>
        </w:tc>
        <w:tc>
          <w:tcPr>
            <w:tcW w:w="1523" w:type="dxa"/>
          </w:tcPr>
          <w:p w14:paraId="370B219E" w14:textId="6BE07D42" w:rsidR="00E2150E" w:rsidRDefault="00E2150E" w:rsidP="00030596">
            <w:pPr>
              <w:spacing w:line="360" w:lineRule="auto"/>
              <w:rPr>
                <w:rFonts w:eastAsia="SimSun" w:cs="Times New Roman"/>
                <w:sz w:val="20"/>
                <w:lang w:val="en-US"/>
              </w:rPr>
            </w:pPr>
            <w:r>
              <w:rPr>
                <w:rFonts w:eastAsia="SimSun" w:cs="Times New Roman"/>
                <w:sz w:val="20"/>
                <w:lang w:val="en-US"/>
              </w:rPr>
              <w:t>101,102</w:t>
            </w:r>
          </w:p>
        </w:tc>
        <w:tc>
          <w:tcPr>
            <w:tcW w:w="1561" w:type="dxa"/>
          </w:tcPr>
          <w:p w14:paraId="41158536" w14:textId="556E18D1" w:rsidR="00E2150E" w:rsidRDefault="00AA0D9C" w:rsidP="00030596">
            <w:pPr>
              <w:spacing w:line="360" w:lineRule="auto"/>
              <w:rPr>
                <w:rFonts w:eastAsia="SimSun" w:cs="Times New Roman"/>
                <w:sz w:val="14"/>
                <w:szCs w:val="14"/>
                <w:lang w:val="en-US"/>
              </w:rPr>
            </w:pPr>
            <w:proofErr w:type="spellStart"/>
            <w:r w:rsidRPr="00AA0D9C">
              <w:rPr>
                <w:rFonts w:eastAsia="SimSun" w:cs="Times New Roman"/>
                <w:sz w:val="14"/>
                <w:szCs w:val="14"/>
                <w:lang w:val="en-US"/>
              </w:rPr>
              <w:t>stall_id</w:t>
            </w:r>
            <w:proofErr w:type="spellEnd"/>
            <w:r w:rsidRPr="00AA0D9C">
              <w:rPr>
                <w:rFonts w:eastAsia="SimSun" w:cs="Times New Roman"/>
                <w:sz w:val="14"/>
                <w:szCs w:val="14"/>
                <w:lang w:val="en-US"/>
              </w:rPr>
              <w:t xml:space="preserve"> identifies which stall receives the order. It acts as a foreign key. This allows vendors to view and manage only the orders that are meant for their stall, separating them from orders made to other shops.</w:t>
            </w:r>
          </w:p>
        </w:tc>
      </w:tr>
      <w:tr w:rsidR="001C2F3F" w:rsidRPr="00DD0640" w14:paraId="21CB885B" w14:textId="77777777" w:rsidTr="00030596">
        <w:trPr>
          <w:jc w:val="center"/>
        </w:trPr>
        <w:tc>
          <w:tcPr>
            <w:tcW w:w="3539" w:type="dxa"/>
          </w:tcPr>
          <w:p w14:paraId="08BF65F2" w14:textId="55137CAE" w:rsidR="001C2F3F" w:rsidRPr="00DD0640" w:rsidRDefault="00A241C9" w:rsidP="00030596">
            <w:pPr>
              <w:spacing w:line="360" w:lineRule="auto"/>
              <w:rPr>
                <w:rFonts w:eastAsia="SimSun" w:cs="Times New Roman"/>
                <w:sz w:val="20"/>
                <w:lang w:val="en-US"/>
              </w:rPr>
            </w:pPr>
            <w:proofErr w:type="spellStart"/>
            <w:r>
              <w:rPr>
                <w:rFonts w:eastAsia="SimSun" w:cs="Times New Roman"/>
                <w:sz w:val="20"/>
                <w:lang w:val="en-US"/>
              </w:rPr>
              <w:t>Order_date</w:t>
            </w:r>
            <w:proofErr w:type="spellEnd"/>
          </w:p>
        </w:tc>
        <w:tc>
          <w:tcPr>
            <w:tcW w:w="2394" w:type="dxa"/>
          </w:tcPr>
          <w:p w14:paraId="31B69D9A" w14:textId="77777777" w:rsidR="001C2F3F" w:rsidRPr="00DD0640" w:rsidRDefault="001C2F3F" w:rsidP="00030596">
            <w:pPr>
              <w:spacing w:line="360" w:lineRule="auto"/>
              <w:rPr>
                <w:rFonts w:eastAsia="SimSun" w:cs="Times New Roman"/>
                <w:sz w:val="20"/>
                <w:lang w:val="en-US"/>
              </w:rPr>
            </w:pPr>
          </w:p>
        </w:tc>
        <w:tc>
          <w:tcPr>
            <w:tcW w:w="1523" w:type="dxa"/>
          </w:tcPr>
          <w:p w14:paraId="45C8E89F" w14:textId="68AE600C" w:rsidR="001C2F3F" w:rsidRPr="00DD0640" w:rsidRDefault="00E2150E" w:rsidP="00030596">
            <w:pPr>
              <w:spacing w:line="360" w:lineRule="auto"/>
              <w:rPr>
                <w:rFonts w:eastAsia="SimSun" w:cs="Times New Roman"/>
                <w:sz w:val="20"/>
                <w:lang w:val="en-US"/>
              </w:rPr>
            </w:pPr>
            <w:r>
              <w:rPr>
                <w:rFonts w:eastAsia="SimSun" w:cs="Times New Roman"/>
                <w:sz w:val="20"/>
                <w:lang w:val="en-US"/>
              </w:rPr>
              <w:t>2025-11-12 14:32</w:t>
            </w:r>
          </w:p>
        </w:tc>
        <w:tc>
          <w:tcPr>
            <w:tcW w:w="1561" w:type="dxa"/>
          </w:tcPr>
          <w:p w14:paraId="47910722" w14:textId="4A82616F" w:rsidR="001C2F3F" w:rsidRPr="00DD0640" w:rsidRDefault="00AA0D9C" w:rsidP="00030596">
            <w:pPr>
              <w:spacing w:line="360" w:lineRule="auto"/>
              <w:rPr>
                <w:rFonts w:eastAsia="SimSun" w:cs="Times New Roman"/>
                <w:sz w:val="20"/>
                <w:lang w:val="en-US"/>
              </w:rPr>
            </w:pPr>
            <w:proofErr w:type="spellStart"/>
            <w:r w:rsidRPr="00AA0D9C">
              <w:rPr>
                <w:rFonts w:eastAsia="SimSun" w:cs="Times New Roman"/>
                <w:sz w:val="14"/>
                <w:szCs w:val="14"/>
                <w:lang w:val="en-US"/>
              </w:rPr>
              <w:t>order_date</w:t>
            </w:r>
            <w:proofErr w:type="spellEnd"/>
            <w:r w:rsidRPr="00AA0D9C">
              <w:rPr>
                <w:rFonts w:eastAsia="SimSun" w:cs="Times New Roman"/>
                <w:sz w:val="14"/>
                <w:szCs w:val="14"/>
                <w:lang w:val="en-US"/>
              </w:rPr>
              <w:t xml:space="preserve"> logs the date and time the order was placed. It has a Not Null constraint. This is needed for the order history feature and helps vendors prioritize orders to ensure food gets prepared on time based on when it came in.</w:t>
            </w:r>
          </w:p>
        </w:tc>
      </w:tr>
      <w:tr w:rsidR="001C2F3F" w:rsidRPr="00DD0640" w14:paraId="4281C86E" w14:textId="77777777" w:rsidTr="00030596">
        <w:trPr>
          <w:jc w:val="center"/>
        </w:trPr>
        <w:tc>
          <w:tcPr>
            <w:tcW w:w="3539" w:type="dxa"/>
          </w:tcPr>
          <w:p w14:paraId="183ADF35" w14:textId="5CECFDFE" w:rsidR="001C2F3F" w:rsidRPr="00DD0640" w:rsidRDefault="00E2150E" w:rsidP="00030596">
            <w:pPr>
              <w:spacing w:line="360" w:lineRule="auto"/>
              <w:rPr>
                <w:rFonts w:eastAsia="SimSun" w:cs="Times New Roman"/>
                <w:sz w:val="20"/>
                <w:lang w:val="en-US"/>
              </w:rPr>
            </w:pPr>
            <w:r>
              <w:rPr>
                <w:rFonts w:eastAsia="SimSun" w:cs="Times New Roman"/>
                <w:sz w:val="20"/>
                <w:lang w:val="en-US"/>
              </w:rPr>
              <w:t>status</w:t>
            </w:r>
          </w:p>
        </w:tc>
        <w:tc>
          <w:tcPr>
            <w:tcW w:w="2394" w:type="dxa"/>
          </w:tcPr>
          <w:p w14:paraId="2591A70F" w14:textId="77777777" w:rsidR="001C2F3F" w:rsidRPr="00DD0640" w:rsidRDefault="001C2F3F" w:rsidP="00030596">
            <w:pPr>
              <w:spacing w:line="360" w:lineRule="auto"/>
              <w:rPr>
                <w:rFonts w:eastAsia="SimSun" w:cs="Times New Roman"/>
                <w:sz w:val="20"/>
                <w:lang w:val="en-US"/>
              </w:rPr>
            </w:pPr>
          </w:p>
        </w:tc>
        <w:tc>
          <w:tcPr>
            <w:tcW w:w="1523" w:type="dxa"/>
          </w:tcPr>
          <w:p w14:paraId="5FC2A3C5" w14:textId="1129BCE3" w:rsidR="001C2F3F" w:rsidRPr="00DD0640" w:rsidRDefault="00E2150E" w:rsidP="00030596">
            <w:pPr>
              <w:spacing w:line="360" w:lineRule="auto"/>
              <w:rPr>
                <w:rFonts w:eastAsia="SimSun" w:cs="Times New Roman"/>
                <w:sz w:val="20"/>
                <w:lang w:val="en-US"/>
              </w:rPr>
            </w:pPr>
            <w:r>
              <w:rPr>
                <w:rFonts w:eastAsia="SimSun" w:cs="Times New Roman"/>
                <w:sz w:val="20"/>
                <w:lang w:val="en-US"/>
              </w:rPr>
              <w:t>Preparing, Ready for collection</w:t>
            </w:r>
          </w:p>
        </w:tc>
        <w:tc>
          <w:tcPr>
            <w:tcW w:w="1561" w:type="dxa"/>
          </w:tcPr>
          <w:p w14:paraId="491194AF" w14:textId="2D4B0E9B" w:rsidR="001C2F3F" w:rsidRPr="00DD0640" w:rsidRDefault="00AA0D9C" w:rsidP="00030596">
            <w:pPr>
              <w:spacing w:line="360" w:lineRule="auto"/>
              <w:rPr>
                <w:rFonts w:eastAsia="SimSun" w:cs="Times New Roman"/>
                <w:sz w:val="20"/>
                <w:lang w:val="en-US"/>
              </w:rPr>
            </w:pPr>
            <w:r w:rsidRPr="00AA0D9C">
              <w:rPr>
                <w:rFonts w:eastAsia="SimSun" w:cs="Times New Roman"/>
                <w:b/>
                <w:bCs/>
                <w:sz w:val="14"/>
                <w:szCs w:val="14"/>
              </w:rPr>
              <w:t>status</w:t>
            </w:r>
            <w:r w:rsidRPr="00AA0D9C">
              <w:rPr>
                <w:rFonts w:eastAsia="SimSun" w:cs="Times New Roman"/>
                <w:sz w:val="14"/>
                <w:szCs w:val="14"/>
              </w:rPr>
              <w:t xml:space="preserve"> represents the order's current stage (e.g., Preparing, Ready). This is needed for the </w:t>
            </w:r>
            <w:r w:rsidRPr="00AA0D9C">
              <w:rPr>
                <w:rFonts w:eastAsia="SimSun" w:cs="Times New Roman"/>
                <w:b/>
                <w:bCs/>
                <w:sz w:val="14"/>
                <w:szCs w:val="14"/>
              </w:rPr>
              <w:t>order tracking feature</w:t>
            </w:r>
            <w:r w:rsidRPr="00AA0D9C">
              <w:rPr>
                <w:rFonts w:eastAsia="SimSun" w:cs="Times New Roman"/>
                <w:sz w:val="14"/>
                <w:szCs w:val="14"/>
              </w:rPr>
              <w:t>. It allows the student to check their phone and see if their food is ready for collection without having to walk to the stall to check.</w:t>
            </w:r>
          </w:p>
        </w:tc>
      </w:tr>
    </w:tbl>
    <w:p w14:paraId="0ADCE20C" w14:textId="77777777" w:rsidR="001C2F3F" w:rsidRDefault="001C2F3F" w:rsidP="00DD0640">
      <w:pPr>
        <w:spacing w:line="360" w:lineRule="auto"/>
        <w:jc w:val="both"/>
        <w:rPr>
          <w:rFonts w:eastAsia="SimSun" w:cs="Times New Roman"/>
          <w:sz w:val="22"/>
          <w:szCs w:val="22"/>
          <w:lang w:val="en-US"/>
        </w:rPr>
      </w:pPr>
    </w:p>
    <w:p w14:paraId="2BE1718F" w14:textId="77777777" w:rsidR="00E2150E" w:rsidRDefault="00E2150E" w:rsidP="00DD0640">
      <w:pPr>
        <w:spacing w:line="360" w:lineRule="auto"/>
        <w:jc w:val="both"/>
        <w:rPr>
          <w:rFonts w:eastAsia="SimSun" w:cs="Times New Roman"/>
          <w:sz w:val="22"/>
          <w:szCs w:val="22"/>
          <w:lang w:val="en-US"/>
        </w:rPr>
      </w:pPr>
    </w:p>
    <w:p w14:paraId="150B258B" w14:textId="11ADE5CA" w:rsidR="00E2150E" w:rsidRPr="00DD0640" w:rsidRDefault="00E2150E" w:rsidP="00E2150E">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proofErr w:type="spellStart"/>
      <w:r>
        <w:rPr>
          <w:rFonts w:eastAsia="SimSun" w:cs="Times New Roman"/>
          <w:sz w:val="22"/>
          <w:szCs w:val="22"/>
          <w:lang w:val="en-US"/>
        </w:rPr>
        <w:t>Order_Detail</w:t>
      </w:r>
      <w:proofErr w:type="spellEnd"/>
    </w:p>
    <w:p w14:paraId="67AC11D9" w14:textId="16BA17AB" w:rsidR="00E2150E" w:rsidRDefault="00E2150E" w:rsidP="00E2150E">
      <w:pPr>
        <w:spacing w:line="360" w:lineRule="auto"/>
        <w:jc w:val="both"/>
        <w:rPr>
          <w:rFonts w:eastAsia="SimSun" w:cs="Times New Roman"/>
          <w:sz w:val="22"/>
          <w:szCs w:val="22"/>
          <w:lang w:val="en-US"/>
        </w:rPr>
      </w:pPr>
      <w:r w:rsidRPr="00DD0640">
        <w:rPr>
          <w:rFonts w:eastAsia="SimSun" w:cs="Times New Roman"/>
          <w:sz w:val="22"/>
          <w:szCs w:val="22"/>
          <w:lang w:val="en-US"/>
        </w:rPr>
        <w:t>Description:</w:t>
      </w:r>
      <w:r w:rsidRPr="00DD0640">
        <w:rPr>
          <w:rFonts w:eastAsia="SimSun" w:cs="Times New Roman"/>
          <w:sz w:val="22"/>
          <w:szCs w:val="22"/>
          <w:lang w:val="en-US"/>
        </w:rPr>
        <w:tab/>
      </w:r>
      <w:r>
        <w:rPr>
          <w:rFonts w:eastAsia="SimSun" w:cs="Times New Roman"/>
          <w:sz w:val="22"/>
          <w:szCs w:val="22"/>
          <w:lang w:val="en-US"/>
        </w:rPr>
        <w:t>Stores individual items for each order</w:t>
      </w:r>
    </w:p>
    <w:p w14:paraId="4F358F31" w14:textId="77777777" w:rsidR="00E2150E" w:rsidRPr="003317F8" w:rsidRDefault="00E2150E" w:rsidP="00E2150E">
      <w:pPr>
        <w:spacing w:line="360" w:lineRule="auto"/>
        <w:jc w:val="both"/>
        <w:rPr>
          <w:rFonts w:eastAsia="SimSun" w:cs="Times New Roman"/>
          <w:sz w:val="18"/>
          <w:szCs w:val="18"/>
          <w:lang w:val="en-US"/>
        </w:rPr>
      </w:pPr>
      <w:r w:rsidRPr="003317F8">
        <w:rPr>
          <w:rFonts w:eastAsia="SimSun" w:cs="Times New Roman"/>
          <w:sz w:val="18"/>
          <w:szCs w:val="18"/>
          <w:lang w:val="en-US"/>
        </w:rPr>
        <w:lastRenderedPageBreak/>
        <w:t>(</w:t>
      </w:r>
      <w:r w:rsidRPr="003317F8">
        <w:rPr>
          <w:rFonts w:eastAsia="SimSun" w:cs="Times New Roman"/>
          <w:sz w:val="18"/>
          <w:szCs w:val="18"/>
          <w:highlight w:val="yellow"/>
          <w:lang w:val="en-US"/>
        </w:rPr>
        <w:t xml:space="preserve">Take a </w:t>
      </w:r>
      <w:proofErr w:type="gramStart"/>
      <w:r w:rsidRPr="003317F8">
        <w:rPr>
          <w:rFonts w:eastAsia="SimSun" w:cs="Times New Roman"/>
          <w:sz w:val="18"/>
          <w:szCs w:val="18"/>
          <w:highlight w:val="yellow"/>
          <w:lang w:val="en-US"/>
        </w:rPr>
        <w:t>Screen-shot</w:t>
      </w:r>
      <w:proofErr w:type="gramEnd"/>
      <w:r w:rsidRPr="003317F8">
        <w:rPr>
          <w:rFonts w:eastAsia="SimSun" w:cs="Times New Roman"/>
          <w:sz w:val="18"/>
          <w:szCs w:val="18"/>
          <w:highlight w:val="yellow"/>
          <w:lang w:val="en-US"/>
        </w:rPr>
        <w:t xml:space="preserve"> of the actual table from MYSQL Workbench to replace the below Screen-shot</w:t>
      </w:r>
      <w:r w:rsidRPr="003317F8">
        <w:rPr>
          <w:rFonts w:eastAsia="SimSun" w:cs="Times New Roman"/>
          <w:sz w:val="18"/>
          <w:szCs w:val="18"/>
          <w:lang w:val="en-US"/>
        </w:rPr>
        <w:t>)</w:t>
      </w:r>
    </w:p>
    <w:p w14:paraId="54C33114" w14:textId="628368AB" w:rsidR="00E2150E" w:rsidRDefault="005B0113" w:rsidP="00E2150E">
      <w:pPr>
        <w:spacing w:line="360" w:lineRule="auto"/>
        <w:jc w:val="both"/>
        <w:rPr>
          <w:rFonts w:eastAsia="SimSun" w:cs="Times New Roman"/>
          <w:sz w:val="22"/>
          <w:szCs w:val="22"/>
          <w:lang w:val="en-US"/>
        </w:rPr>
      </w:pPr>
      <w:r w:rsidRPr="005B0113">
        <w:rPr>
          <w:rFonts w:eastAsia="SimSun" w:cs="Times New Roman"/>
          <w:noProof/>
          <w:sz w:val="22"/>
          <w:szCs w:val="22"/>
          <w:lang w:val="en-US"/>
        </w:rPr>
        <w:drawing>
          <wp:inline distT="0" distB="0" distL="0" distR="0" wp14:anchorId="66534149" wp14:editId="6550BBF4">
            <wp:extent cx="5732145" cy="1040765"/>
            <wp:effectExtent l="0" t="0" r="1905" b="6985"/>
            <wp:docPr id="118308466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84665" name="Picture 1" descr="A screenshot of a computer"/>
                    <pic:cNvPicPr/>
                  </pic:nvPicPr>
                  <pic:blipFill>
                    <a:blip r:embed="rId22"/>
                    <a:stretch>
                      <a:fillRect/>
                    </a:stretch>
                  </pic:blipFill>
                  <pic:spPr>
                    <a:xfrm>
                      <a:off x="0" y="0"/>
                      <a:ext cx="5732145" cy="1040765"/>
                    </a:xfrm>
                    <a:prstGeom prst="rect">
                      <a:avLst/>
                    </a:prstGeom>
                  </pic:spPr>
                </pic:pic>
              </a:graphicData>
            </a:graphic>
          </wp:inline>
        </w:drawing>
      </w:r>
    </w:p>
    <w:p w14:paraId="5F3EA3C8" w14:textId="77777777" w:rsidR="00E2150E" w:rsidRPr="00DD0640" w:rsidRDefault="00E2150E" w:rsidP="00E2150E">
      <w:pPr>
        <w:spacing w:line="360" w:lineRule="auto"/>
        <w:jc w:val="both"/>
        <w:rPr>
          <w:rFonts w:eastAsia="SimSun" w:cs="Times New Roman"/>
          <w:sz w:val="22"/>
          <w:szCs w:val="22"/>
          <w:lang w:val="en-US"/>
        </w:rPr>
      </w:pPr>
      <w:r w:rsidRPr="003317F8">
        <w:rPr>
          <w:rFonts w:eastAsia="SimSun" w:cs="Times New Roman"/>
          <w:sz w:val="18"/>
          <w:szCs w:val="18"/>
          <w:lang w:val="en-US"/>
        </w:rPr>
        <w:t>(</w:t>
      </w:r>
      <w:r>
        <w:rPr>
          <w:rFonts w:eastAsia="SimSun" w:cs="Times New Roman"/>
          <w:sz w:val="18"/>
          <w:szCs w:val="18"/>
          <w:lang w:val="en-US"/>
        </w:rPr>
        <w:t xml:space="preserve">Complete the table below for Entity 1 table – </w:t>
      </w:r>
      <w:r w:rsidRPr="003317F8">
        <w:rPr>
          <w:rFonts w:eastAsia="SimSun" w:cs="Times New Roman"/>
          <w:sz w:val="18"/>
          <w:szCs w:val="18"/>
          <w:highlight w:val="yellow"/>
          <w:lang w:val="en-US"/>
        </w:rPr>
        <w:t xml:space="preserve">The first row is an example. Please replace with your own </w:t>
      </w:r>
      <w:proofErr w:type="gramStart"/>
      <w:r>
        <w:rPr>
          <w:rFonts w:eastAsia="SimSun" w:cs="Times New Roman"/>
          <w:sz w:val="18"/>
          <w:szCs w:val="18"/>
          <w:highlight w:val="yellow"/>
          <w:lang w:val="en-US"/>
        </w:rPr>
        <w:t>FK(</w:t>
      </w:r>
      <w:proofErr w:type="gramEnd"/>
      <w:r>
        <w:rPr>
          <w:rFonts w:eastAsia="SimSun" w:cs="Times New Roman"/>
          <w:sz w:val="18"/>
          <w:szCs w:val="18"/>
          <w:highlight w:val="yellow"/>
          <w:lang w:val="en-US"/>
        </w:rPr>
        <w:t xml:space="preserve">if any), </w:t>
      </w:r>
      <w:r w:rsidRPr="003317F8">
        <w:rPr>
          <w:rFonts w:eastAsia="SimSun" w:cs="Times New Roman"/>
          <w:sz w:val="18"/>
          <w:szCs w:val="18"/>
          <w:highlight w:val="yellow"/>
          <w:lang w:val="en-US"/>
        </w:rPr>
        <w:t>examples and justifications for each field names that you have</w:t>
      </w:r>
      <w:r w:rsidRPr="003317F8">
        <w:rPr>
          <w:rFonts w:eastAsia="SimSun" w:cs="Times New Roman"/>
          <w:sz w:val="18"/>
          <w:szCs w:val="18"/>
          <w:lang w:val="en-US"/>
        </w:rPr>
        <w:t>)</w:t>
      </w:r>
    </w:p>
    <w:tbl>
      <w:tblPr>
        <w:tblStyle w:val="TableGrid1"/>
        <w:tblW w:w="9017" w:type="dxa"/>
        <w:jc w:val="center"/>
        <w:tblLook w:val="04A0" w:firstRow="1" w:lastRow="0" w:firstColumn="1" w:lastColumn="0" w:noHBand="0" w:noVBand="1"/>
      </w:tblPr>
      <w:tblGrid>
        <w:gridCol w:w="3539"/>
        <w:gridCol w:w="2394"/>
        <w:gridCol w:w="1523"/>
        <w:gridCol w:w="1561"/>
      </w:tblGrid>
      <w:tr w:rsidR="00E2150E" w:rsidRPr="00DD0640" w14:paraId="0B0D01DC" w14:textId="77777777" w:rsidTr="00030596">
        <w:trPr>
          <w:jc w:val="center"/>
        </w:trPr>
        <w:tc>
          <w:tcPr>
            <w:tcW w:w="3539" w:type="dxa"/>
          </w:tcPr>
          <w:p w14:paraId="011E0F7E" w14:textId="77777777" w:rsidR="00E2150E" w:rsidRPr="00DD0640" w:rsidRDefault="00E2150E" w:rsidP="00030596">
            <w:pPr>
              <w:spacing w:line="360" w:lineRule="auto"/>
              <w:rPr>
                <w:rFonts w:eastAsia="SimSun" w:cs="Times New Roman"/>
                <w:b/>
                <w:sz w:val="20"/>
                <w:lang w:val="en-US"/>
              </w:rPr>
            </w:pPr>
            <w:r w:rsidRPr="00DD0640">
              <w:rPr>
                <w:rFonts w:eastAsia="SimSun" w:cs="Times New Roman"/>
                <w:b/>
                <w:sz w:val="20"/>
                <w:lang w:val="en-US"/>
              </w:rPr>
              <w:t>Field Name</w:t>
            </w:r>
          </w:p>
        </w:tc>
        <w:tc>
          <w:tcPr>
            <w:tcW w:w="2394" w:type="dxa"/>
          </w:tcPr>
          <w:p w14:paraId="79451476" w14:textId="77777777" w:rsidR="00E2150E" w:rsidRPr="00DD0640" w:rsidRDefault="00E2150E" w:rsidP="00030596">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523" w:type="dxa"/>
          </w:tcPr>
          <w:p w14:paraId="6A2EDBD7" w14:textId="77777777" w:rsidR="00E2150E" w:rsidRPr="00DD0640" w:rsidRDefault="00E2150E" w:rsidP="00030596">
            <w:pPr>
              <w:spacing w:line="360" w:lineRule="auto"/>
              <w:rPr>
                <w:rFonts w:eastAsia="SimSun" w:cs="Times New Roman"/>
                <w:b/>
                <w:sz w:val="20"/>
                <w:lang w:val="en-US"/>
              </w:rPr>
            </w:pPr>
            <w:r w:rsidRPr="00DD0640">
              <w:rPr>
                <w:rFonts w:eastAsia="SimSun" w:cs="Times New Roman"/>
                <w:b/>
                <w:sz w:val="20"/>
                <w:lang w:val="en-US"/>
              </w:rPr>
              <w:t>Example</w:t>
            </w:r>
          </w:p>
        </w:tc>
        <w:tc>
          <w:tcPr>
            <w:tcW w:w="1561" w:type="dxa"/>
          </w:tcPr>
          <w:p w14:paraId="22B4BEEB" w14:textId="77777777" w:rsidR="00E2150E" w:rsidRPr="00DD0640" w:rsidRDefault="00E2150E" w:rsidP="00030596">
            <w:pPr>
              <w:spacing w:line="360" w:lineRule="auto"/>
              <w:rPr>
                <w:rFonts w:eastAsia="SimSun" w:cs="Times New Roman"/>
                <w:b/>
                <w:sz w:val="20"/>
                <w:lang w:val="en-US"/>
              </w:rPr>
            </w:pPr>
            <w:r>
              <w:rPr>
                <w:rFonts w:eastAsia="SimSun" w:cs="Times New Roman"/>
                <w:b/>
                <w:sz w:val="20"/>
                <w:lang w:val="en-US"/>
              </w:rPr>
              <w:t>Justification</w:t>
            </w:r>
          </w:p>
        </w:tc>
      </w:tr>
      <w:tr w:rsidR="00E2150E" w:rsidRPr="00DD0640" w14:paraId="18619DAA" w14:textId="77777777" w:rsidTr="00030596">
        <w:trPr>
          <w:jc w:val="center"/>
        </w:trPr>
        <w:tc>
          <w:tcPr>
            <w:tcW w:w="3539" w:type="dxa"/>
          </w:tcPr>
          <w:p w14:paraId="0D0D0926" w14:textId="29294F7C" w:rsidR="00E2150E" w:rsidRPr="00DD0640" w:rsidRDefault="00E2150E" w:rsidP="00030596">
            <w:pPr>
              <w:spacing w:line="360" w:lineRule="auto"/>
              <w:rPr>
                <w:rFonts w:eastAsia="SimSun" w:cs="Times New Roman"/>
                <w:sz w:val="20"/>
                <w:lang w:val="en-US"/>
              </w:rPr>
            </w:pPr>
            <w:proofErr w:type="spellStart"/>
            <w:r>
              <w:rPr>
                <w:rFonts w:eastAsia="SimSun" w:cs="Times New Roman"/>
                <w:sz w:val="20"/>
                <w:lang w:val="en-US"/>
              </w:rPr>
              <w:t>order_detail_id</w:t>
            </w:r>
            <w:proofErr w:type="spellEnd"/>
          </w:p>
        </w:tc>
        <w:tc>
          <w:tcPr>
            <w:tcW w:w="2394" w:type="dxa"/>
          </w:tcPr>
          <w:p w14:paraId="4824C16F" w14:textId="77777777" w:rsidR="00E2150E" w:rsidRDefault="00E2150E" w:rsidP="00030596">
            <w:pPr>
              <w:spacing w:line="360" w:lineRule="auto"/>
              <w:rPr>
                <w:rFonts w:eastAsia="SimSun" w:cs="Times New Roman"/>
                <w:sz w:val="20"/>
                <w:lang w:val="en-US"/>
              </w:rPr>
            </w:pPr>
            <w:r>
              <w:rPr>
                <w:rFonts w:eastAsia="SimSun" w:cs="Times New Roman"/>
                <w:sz w:val="20"/>
                <w:lang w:val="en-US"/>
              </w:rPr>
              <w:t>-</w:t>
            </w:r>
          </w:p>
        </w:tc>
        <w:tc>
          <w:tcPr>
            <w:tcW w:w="1523" w:type="dxa"/>
          </w:tcPr>
          <w:p w14:paraId="451D95DE" w14:textId="3B98392B" w:rsidR="00E2150E" w:rsidRPr="00DD0640" w:rsidRDefault="00E2150E" w:rsidP="00030596">
            <w:pPr>
              <w:spacing w:line="360" w:lineRule="auto"/>
              <w:rPr>
                <w:rFonts w:eastAsia="SimSun" w:cs="Times New Roman"/>
                <w:sz w:val="20"/>
                <w:lang w:val="en-US"/>
              </w:rPr>
            </w:pPr>
            <w:r>
              <w:rPr>
                <w:rFonts w:eastAsia="SimSun" w:cs="Times New Roman"/>
                <w:sz w:val="20"/>
                <w:lang w:val="en-US"/>
              </w:rPr>
              <w:t>2001,2002</w:t>
            </w:r>
          </w:p>
        </w:tc>
        <w:tc>
          <w:tcPr>
            <w:tcW w:w="1561" w:type="dxa"/>
          </w:tcPr>
          <w:p w14:paraId="1B0B379F" w14:textId="01FE54C5" w:rsidR="00750F4C" w:rsidRPr="003317F8" w:rsidRDefault="00772D25" w:rsidP="00030596">
            <w:pPr>
              <w:spacing w:line="360" w:lineRule="auto"/>
              <w:rPr>
                <w:rFonts w:eastAsia="SimSun" w:cs="Times New Roman"/>
                <w:sz w:val="14"/>
                <w:szCs w:val="14"/>
                <w:lang w:val="en-US"/>
              </w:rPr>
            </w:pPr>
            <w:proofErr w:type="spellStart"/>
            <w:r w:rsidRPr="00772D25">
              <w:rPr>
                <w:rFonts w:eastAsia="SimSun" w:cs="Times New Roman"/>
                <w:sz w:val="14"/>
                <w:szCs w:val="14"/>
                <w:lang w:val="en-US"/>
              </w:rPr>
              <w:t>order_detail_id</w:t>
            </w:r>
            <w:proofErr w:type="spellEnd"/>
            <w:r w:rsidRPr="00772D25">
              <w:rPr>
                <w:rFonts w:eastAsia="SimSun" w:cs="Times New Roman"/>
                <w:sz w:val="14"/>
                <w:szCs w:val="14"/>
                <w:lang w:val="en-US"/>
              </w:rPr>
              <w:t xml:space="preserve"> assigns a unique identifier to each line item and acts as the primary key with auto increment. This is necessary to prevent anomalies in the database by giving every single item line its own unique ID.</w:t>
            </w:r>
          </w:p>
        </w:tc>
      </w:tr>
      <w:tr w:rsidR="00E2150E" w:rsidRPr="00DD0640" w14:paraId="7E3944FE" w14:textId="77777777" w:rsidTr="00030596">
        <w:trPr>
          <w:jc w:val="center"/>
        </w:trPr>
        <w:tc>
          <w:tcPr>
            <w:tcW w:w="3539" w:type="dxa"/>
          </w:tcPr>
          <w:p w14:paraId="73EA407F" w14:textId="1E68AD05" w:rsidR="00E2150E" w:rsidRPr="00DD0640" w:rsidRDefault="00E2150E" w:rsidP="00030596">
            <w:pPr>
              <w:spacing w:line="360" w:lineRule="auto"/>
              <w:rPr>
                <w:rFonts w:eastAsia="SimSun" w:cs="Times New Roman"/>
                <w:sz w:val="20"/>
                <w:lang w:val="en-US"/>
              </w:rPr>
            </w:pPr>
            <w:proofErr w:type="spellStart"/>
            <w:r>
              <w:rPr>
                <w:rFonts w:eastAsia="SimSun" w:cs="Times New Roman"/>
                <w:sz w:val="20"/>
                <w:lang w:val="en-US"/>
              </w:rPr>
              <w:t>order_id</w:t>
            </w:r>
            <w:proofErr w:type="spellEnd"/>
          </w:p>
        </w:tc>
        <w:tc>
          <w:tcPr>
            <w:tcW w:w="2394" w:type="dxa"/>
          </w:tcPr>
          <w:p w14:paraId="7CB93BBF" w14:textId="74B65F77" w:rsidR="00E2150E" w:rsidRPr="00DD0640" w:rsidRDefault="00E2150E" w:rsidP="00030596">
            <w:pPr>
              <w:spacing w:line="360" w:lineRule="auto"/>
              <w:rPr>
                <w:rFonts w:eastAsia="SimSun" w:cs="Times New Roman"/>
                <w:sz w:val="20"/>
                <w:lang w:val="en-US"/>
              </w:rPr>
            </w:pPr>
            <w:r>
              <w:rPr>
                <w:rFonts w:eastAsia="SimSun" w:cs="Times New Roman"/>
                <w:sz w:val="20"/>
                <w:lang w:val="en-US"/>
              </w:rPr>
              <w:t>order</w:t>
            </w:r>
          </w:p>
        </w:tc>
        <w:tc>
          <w:tcPr>
            <w:tcW w:w="1523" w:type="dxa"/>
          </w:tcPr>
          <w:p w14:paraId="69361914" w14:textId="7A2C9E9B" w:rsidR="00E2150E" w:rsidRPr="00DD0640" w:rsidRDefault="00E2150E" w:rsidP="00030596">
            <w:pPr>
              <w:spacing w:line="360" w:lineRule="auto"/>
              <w:rPr>
                <w:rFonts w:eastAsia="SimSun" w:cs="Times New Roman"/>
                <w:sz w:val="20"/>
                <w:lang w:val="en-US"/>
              </w:rPr>
            </w:pPr>
            <w:r>
              <w:rPr>
                <w:rFonts w:eastAsia="SimSun" w:cs="Times New Roman"/>
                <w:sz w:val="20"/>
                <w:lang w:val="en-US"/>
              </w:rPr>
              <w:t>1001,1002</w:t>
            </w:r>
          </w:p>
        </w:tc>
        <w:tc>
          <w:tcPr>
            <w:tcW w:w="1561" w:type="dxa"/>
          </w:tcPr>
          <w:p w14:paraId="5B6CF67F" w14:textId="73069923" w:rsidR="00AB0EF0" w:rsidRPr="003317F8" w:rsidRDefault="00772D25" w:rsidP="00030596">
            <w:pPr>
              <w:spacing w:line="360" w:lineRule="auto"/>
              <w:rPr>
                <w:rFonts w:eastAsia="SimSun" w:cs="Times New Roman"/>
                <w:sz w:val="14"/>
                <w:szCs w:val="14"/>
                <w:lang w:val="en-US"/>
              </w:rPr>
            </w:pPr>
            <w:proofErr w:type="spellStart"/>
            <w:r w:rsidRPr="00772D25">
              <w:rPr>
                <w:rFonts w:eastAsia="SimSun" w:cs="Times New Roman"/>
                <w:sz w:val="14"/>
                <w:szCs w:val="14"/>
                <w:lang w:val="en-US"/>
              </w:rPr>
              <w:t>order_id</w:t>
            </w:r>
            <w:proofErr w:type="spellEnd"/>
            <w:r w:rsidRPr="00772D25">
              <w:rPr>
                <w:rFonts w:eastAsia="SimSun" w:cs="Times New Roman"/>
                <w:sz w:val="14"/>
                <w:szCs w:val="14"/>
                <w:lang w:val="en-US"/>
              </w:rPr>
              <w:t xml:space="preserve"> links the item to its parent order using a foreign key. This is necessary as it allows users to see exactly what items are inside their order receipt. Without this, the system wouldn't know which order this item belongs to</w:t>
            </w:r>
          </w:p>
        </w:tc>
      </w:tr>
      <w:tr w:rsidR="00E2150E" w:rsidRPr="00DD0640" w14:paraId="1D9A0447" w14:textId="77777777" w:rsidTr="00030596">
        <w:trPr>
          <w:jc w:val="center"/>
        </w:trPr>
        <w:tc>
          <w:tcPr>
            <w:tcW w:w="3539" w:type="dxa"/>
          </w:tcPr>
          <w:p w14:paraId="7618C2D3" w14:textId="47658B37" w:rsidR="00E2150E" w:rsidRPr="00DD0640" w:rsidRDefault="00E2150E" w:rsidP="00030596">
            <w:pPr>
              <w:spacing w:line="360" w:lineRule="auto"/>
              <w:rPr>
                <w:rFonts w:eastAsia="SimSun" w:cs="Times New Roman"/>
                <w:sz w:val="20"/>
                <w:lang w:val="en-US"/>
              </w:rPr>
            </w:pPr>
            <w:proofErr w:type="spellStart"/>
            <w:r>
              <w:rPr>
                <w:rFonts w:eastAsia="SimSun" w:cs="Times New Roman"/>
                <w:sz w:val="20"/>
                <w:lang w:val="en-US"/>
              </w:rPr>
              <w:t>Item_id</w:t>
            </w:r>
            <w:proofErr w:type="spellEnd"/>
          </w:p>
        </w:tc>
        <w:tc>
          <w:tcPr>
            <w:tcW w:w="2394" w:type="dxa"/>
          </w:tcPr>
          <w:p w14:paraId="2EF710EA" w14:textId="177003FC" w:rsidR="00E2150E" w:rsidRPr="00DD0640" w:rsidRDefault="00E2150E" w:rsidP="00030596">
            <w:pPr>
              <w:spacing w:line="360" w:lineRule="auto"/>
              <w:rPr>
                <w:rFonts w:eastAsia="SimSun" w:cs="Times New Roman"/>
                <w:sz w:val="20"/>
                <w:lang w:val="en-US"/>
              </w:rPr>
            </w:pPr>
            <w:proofErr w:type="spellStart"/>
            <w:r>
              <w:rPr>
                <w:rFonts w:eastAsia="SimSun" w:cs="Times New Roman"/>
                <w:sz w:val="20"/>
                <w:lang w:val="en-US"/>
              </w:rPr>
              <w:t>menu_item</w:t>
            </w:r>
            <w:proofErr w:type="spellEnd"/>
          </w:p>
        </w:tc>
        <w:tc>
          <w:tcPr>
            <w:tcW w:w="1523" w:type="dxa"/>
          </w:tcPr>
          <w:p w14:paraId="5750A903" w14:textId="2BA29CE8" w:rsidR="00E2150E" w:rsidRPr="00DD0640" w:rsidRDefault="002F54C6" w:rsidP="00030596">
            <w:pPr>
              <w:spacing w:line="360" w:lineRule="auto"/>
              <w:rPr>
                <w:rFonts w:eastAsia="SimSun" w:cs="Times New Roman"/>
                <w:sz w:val="20"/>
                <w:lang w:val="en-US"/>
              </w:rPr>
            </w:pPr>
            <w:r>
              <w:rPr>
                <w:rFonts w:eastAsia="SimSun" w:cs="Times New Roman"/>
                <w:sz w:val="20"/>
                <w:lang w:val="en-US"/>
              </w:rPr>
              <w:t>501</w:t>
            </w:r>
          </w:p>
        </w:tc>
        <w:tc>
          <w:tcPr>
            <w:tcW w:w="1561" w:type="dxa"/>
          </w:tcPr>
          <w:p w14:paraId="4C70C748" w14:textId="53CF46D0" w:rsidR="00E2150E" w:rsidRPr="00DD0640" w:rsidRDefault="00772D25" w:rsidP="00030596">
            <w:pPr>
              <w:spacing w:line="360" w:lineRule="auto"/>
              <w:rPr>
                <w:rFonts w:eastAsia="SimSun" w:cs="Times New Roman"/>
                <w:sz w:val="20"/>
                <w:lang w:val="en-US"/>
              </w:rPr>
            </w:pPr>
            <w:proofErr w:type="spellStart"/>
            <w:r w:rsidRPr="00772D25">
              <w:rPr>
                <w:rFonts w:eastAsia="SimSun" w:cs="Times New Roman"/>
                <w:sz w:val="14"/>
                <w:szCs w:val="14"/>
                <w:lang w:val="en-US"/>
              </w:rPr>
              <w:t>item_id</w:t>
            </w:r>
            <w:proofErr w:type="spellEnd"/>
            <w:r w:rsidRPr="00772D25">
              <w:rPr>
                <w:rFonts w:eastAsia="SimSun" w:cs="Times New Roman"/>
                <w:sz w:val="14"/>
                <w:szCs w:val="14"/>
                <w:lang w:val="en-US"/>
              </w:rPr>
              <w:t xml:space="preserve"> identifies which specific menu item was ordered using a foreign key. It has a Not Null constraint. This is needed so the system can pull the correct name and price of the food to display on the receipt.</w:t>
            </w:r>
          </w:p>
        </w:tc>
      </w:tr>
      <w:tr w:rsidR="00E2150E" w:rsidRPr="00DD0640" w14:paraId="5225B482" w14:textId="77777777" w:rsidTr="00030596">
        <w:trPr>
          <w:jc w:val="center"/>
        </w:trPr>
        <w:tc>
          <w:tcPr>
            <w:tcW w:w="3539" w:type="dxa"/>
          </w:tcPr>
          <w:p w14:paraId="38A2D995" w14:textId="0C9F54DB" w:rsidR="00E2150E" w:rsidRPr="00DD0640" w:rsidRDefault="00E2150E" w:rsidP="00030596">
            <w:pPr>
              <w:spacing w:line="360" w:lineRule="auto"/>
              <w:rPr>
                <w:rFonts w:eastAsia="SimSun" w:cs="Times New Roman"/>
                <w:sz w:val="20"/>
                <w:lang w:val="en-US"/>
              </w:rPr>
            </w:pPr>
            <w:r>
              <w:rPr>
                <w:rFonts w:eastAsia="SimSun" w:cs="Times New Roman"/>
                <w:sz w:val="20"/>
                <w:lang w:val="en-US"/>
              </w:rPr>
              <w:t>quantity</w:t>
            </w:r>
          </w:p>
        </w:tc>
        <w:tc>
          <w:tcPr>
            <w:tcW w:w="2394" w:type="dxa"/>
          </w:tcPr>
          <w:p w14:paraId="5A81EF09" w14:textId="77777777" w:rsidR="00E2150E" w:rsidRPr="00DD0640" w:rsidRDefault="00E2150E" w:rsidP="00030596">
            <w:pPr>
              <w:spacing w:line="360" w:lineRule="auto"/>
              <w:rPr>
                <w:rFonts w:eastAsia="SimSun" w:cs="Times New Roman"/>
                <w:sz w:val="20"/>
                <w:lang w:val="en-US"/>
              </w:rPr>
            </w:pPr>
          </w:p>
        </w:tc>
        <w:tc>
          <w:tcPr>
            <w:tcW w:w="1523" w:type="dxa"/>
          </w:tcPr>
          <w:p w14:paraId="45BC182B" w14:textId="30A41727" w:rsidR="00E2150E" w:rsidRPr="00DD0640" w:rsidRDefault="002F54C6" w:rsidP="00030596">
            <w:pPr>
              <w:spacing w:line="360" w:lineRule="auto"/>
              <w:rPr>
                <w:rFonts w:eastAsia="SimSun" w:cs="Times New Roman"/>
                <w:sz w:val="20"/>
                <w:lang w:val="en-US"/>
              </w:rPr>
            </w:pPr>
            <w:r>
              <w:rPr>
                <w:rFonts w:eastAsia="SimSun" w:cs="Times New Roman"/>
                <w:sz w:val="20"/>
                <w:lang w:val="en-US"/>
              </w:rPr>
              <w:t>1,2</w:t>
            </w:r>
          </w:p>
        </w:tc>
        <w:tc>
          <w:tcPr>
            <w:tcW w:w="1561" w:type="dxa"/>
          </w:tcPr>
          <w:p w14:paraId="5BF7F2AD" w14:textId="0FEF6B10" w:rsidR="00E2150E" w:rsidRPr="00DD0640" w:rsidRDefault="0005412D" w:rsidP="00030596">
            <w:pPr>
              <w:spacing w:line="360" w:lineRule="auto"/>
              <w:rPr>
                <w:rFonts w:eastAsia="SimSun" w:cs="Times New Roman"/>
                <w:sz w:val="20"/>
                <w:lang w:val="en-US"/>
              </w:rPr>
            </w:pPr>
            <w:r w:rsidRPr="0005412D">
              <w:rPr>
                <w:rFonts w:eastAsia="SimSun" w:cs="Times New Roman"/>
                <w:sz w:val="14"/>
                <w:szCs w:val="14"/>
                <w:lang w:val="en-US"/>
              </w:rPr>
              <w:t xml:space="preserve">quantity shows how many units of a specific item were purchased. It has a Not Null constraint. This is useful for the kitchen </w:t>
            </w:r>
            <w:proofErr w:type="gramStart"/>
            <w:r w:rsidRPr="0005412D">
              <w:rPr>
                <w:rFonts w:eastAsia="SimSun" w:cs="Times New Roman"/>
                <w:sz w:val="14"/>
                <w:szCs w:val="14"/>
                <w:lang w:val="en-US"/>
              </w:rPr>
              <w:t>staff</w:t>
            </w:r>
            <w:proofErr w:type="gramEnd"/>
            <w:r w:rsidRPr="0005412D">
              <w:rPr>
                <w:rFonts w:eastAsia="SimSun" w:cs="Times New Roman"/>
                <w:sz w:val="14"/>
                <w:szCs w:val="14"/>
                <w:lang w:val="en-US"/>
              </w:rPr>
              <w:t xml:space="preserve"> so they know how many </w:t>
            </w:r>
            <w:r w:rsidRPr="0005412D">
              <w:rPr>
                <w:rFonts w:eastAsia="SimSun" w:cs="Times New Roman"/>
                <w:sz w:val="14"/>
                <w:szCs w:val="14"/>
                <w:lang w:val="en-US"/>
              </w:rPr>
              <w:lastRenderedPageBreak/>
              <w:t>portions to cook, and it ensures the total price is calculated correctly.</w:t>
            </w:r>
          </w:p>
        </w:tc>
      </w:tr>
      <w:tr w:rsidR="002F54C6" w:rsidRPr="00DD0640" w14:paraId="7E1D1261" w14:textId="77777777" w:rsidTr="00030596">
        <w:trPr>
          <w:jc w:val="center"/>
        </w:trPr>
        <w:tc>
          <w:tcPr>
            <w:tcW w:w="3539" w:type="dxa"/>
          </w:tcPr>
          <w:p w14:paraId="7C470A5D" w14:textId="700805FA" w:rsidR="002F54C6" w:rsidRDefault="002F54C6" w:rsidP="00030596">
            <w:pPr>
              <w:spacing w:line="360" w:lineRule="auto"/>
              <w:rPr>
                <w:rFonts w:eastAsia="SimSun" w:cs="Times New Roman"/>
                <w:sz w:val="20"/>
                <w:lang w:val="en-US"/>
              </w:rPr>
            </w:pPr>
            <w:r>
              <w:rPr>
                <w:rFonts w:eastAsia="SimSun" w:cs="Times New Roman"/>
                <w:sz w:val="20"/>
                <w:lang w:val="en-US"/>
              </w:rPr>
              <w:lastRenderedPageBreak/>
              <w:t>subtotal</w:t>
            </w:r>
          </w:p>
        </w:tc>
        <w:tc>
          <w:tcPr>
            <w:tcW w:w="2394" w:type="dxa"/>
          </w:tcPr>
          <w:p w14:paraId="4C659608" w14:textId="77777777" w:rsidR="002F54C6" w:rsidRPr="00DD0640" w:rsidRDefault="002F54C6" w:rsidP="00030596">
            <w:pPr>
              <w:spacing w:line="360" w:lineRule="auto"/>
              <w:rPr>
                <w:rFonts w:eastAsia="SimSun" w:cs="Times New Roman"/>
                <w:sz w:val="20"/>
                <w:lang w:val="en-US"/>
              </w:rPr>
            </w:pPr>
          </w:p>
        </w:tc>
        <w:tc>
          <w:tcPr>
            <w:tcW w:w="1523" w:type="dxa"/>
          </w:tcPr>
          <w:p w14:paraId="7039A1AC" w14:textId="5F4E05DE" w:rsidR="002F54C6" w:rsidRDefault="002F54C6" w:rsidP="00030596">
            <w:pPr>
              <w:spacing w:line="360" w:lineRule="auto"/>
              <w:rPr>
                <w:rFonts w:eastAsia="SimSun" w:cs="Times New Roman"/>
                <w:sz w:val="20"/>
                <w:lang w:val="en-US"/>
              </w:rPr>
            </w:pPr>
            <w:r>
              <w:rPr>
                <w:rFonts w:eastAsia="SimSun" w:cs="Times New Roman"/>
                <w:sz w:val="20"/>
                <w:lang w:val="en-US"/>
              </w:rPr>
              <w:t>10.00</w:t>
            </w:r>
          </w:p>
        </w:tc>
        <w:tc>
          <w:tcPr>
            <w:tcW w:w="1561" w:type="dxa"/>
          </w:tcPr>
          <w:p w14:paraId="6DFC2B7B" w14:textId="3FB4A18F" w:rsidR="002F54C6" w:rsidRPr="00DD0640" w:rsidRDefault="0005412D" w:rsidP="00030596">
            <w:pPr>
              <w:spacing w:line="360" w:lineRule="auto"/>
              <w:rPr>
                <w:rFonts w:eastAsia="SimSun" w:cs="Times New Roman"/>
                <w:sz w:val="20"/>
                <w:lang w:val="en-US"/>
              </w:rPr>
            </w:pPr>
            <w:r w:rsidRPr="0005412D">
              <w:rPr>
                <w:rFonts w:eastAsia="SimSun" w:cs="Times New Roman"/>
                <w:sz w:val="14"/>
                <w:szCs w:val="14"/>
                <w:lang w:val="en-US"/>
              </w:rPr>
              <w:t>subtotal stores the calculated cost of the line (price × quantity). It has a Not Null constraint. This is useful for showing the user a breakdown of costs in their Order Summary before they make a payment.</w:t>
            </w:r>
          </w:p>
        </w:tc>
      </w:tr>
    </w:tbl>
    <w:p w14:paraId="40FF1666" w14:textId="77777777" w:rsidR="00E2150E" w:rsidRPr="00DD0640" w:rsidRDefault="00E2150E" w:rsidP="00DD0640">
      <w:pPr>
        <w:spacing w:line="360" w:lineRule="auto"/>
        <w:jc w:val="both"/>
        <w:rPr>
          <w:rFonts w:eastAsia="SimSun" w:cs="Times New Roman"/>
          <w:sz w:val="22"/>
          <w:szCs w:val="22"/>
          <w:lang w:val="en-US"/>
        </w:rPr>
      </w:pPr>
    </w:p>
    <w:p w14:paraId="3863EB4E" w14:textId="11720DE4" w:rsidR="003317F8" w:rsidRPr="00DD0640" w:rsidRDefault="003317F8" w:rsidP="003317F8">
      <w:pPr>
        <w:spacing w:line="360" w:lineRule="auto"/>
        <w:jc w:val="both"/>
        <w:rPr>
          <w:rFonts w:eastAsia="SimSun" w:cs="Times New Roman"/>
          <w:sz w:val="22"/>
          <w:szCs w:val="22"/>
          <w:lang w:val="en-US"/>
        </w:rPr>
      </w:pPr>
      <w:r w:rsidRPr="003317F8">
        <w:rPr>
          <w:rFonts w:eastAsia="SimSun" w:cs="Times New Roman"/>
          <w:sz w:val="18"/>
          <w:szCs w:val="18"/>
          <w:lang w:val="en-US"/>
        </w:rPr>
        <w:t>(</w:t>
      </w:r>
      <w:r>
        <w:rPr>
          <w:rFonts w:eastAsia="SimSun" w:cs="Times New Roman"/>
          <w:sz w:val="18"/>
          <w:szCs w:val="18"/>
          <w:lang w:val="en-US"/>
        </w:rPr>
        <w:t>Repeat the above for all the entities that you have</w:t>
      </w:r>
      <w:r w:rsidRPr="003317F8">
        <w:rPr>
          <w:rFonts w:eastAsia="SimSun" w:cs="Times New Roman"/>
          <w:sz w:val="18"/>
          <w:szCs w:val="18"/>
          <w:lang w:val="en-US"/>
        </w:rPr>
        <w:t>)</w:t>
      </w:r>
    </w:p>
    <w:p w14:paraId="4033F601" w14:textId="77777777" w:rsidR="00DD0640" w:rsidRPr="00DD0640" w:rsidRDefault="00DD0640" w:rsidP="00DD0640">
      <w:pPr>
        <w:spacing w:line="360" w:lineRule="auto"/>
        <w:jc w:val="both"/>
        <w:rPr>
          <w:rFonts w:eastAsia="SimSun" w:cs="Times New Roman"/>
          <w:sz w:val="22"/>
          <w:szCs w:val="22"/>
          <w:lang w:val="en-US"/>
        </w:rPr>
      </w:pPr>
    </w:p>
    <w:p w14:paraId="088904E6" w14:textId="77777777" w:rsidR="003317F8" w:rsidRDefault="003317F8">
      <w:pPr>
        <w:spacing w:after="160" w:line="259" w:lineRule="auto"/>
        <w:rPr>
          <w:rFonts w:ascii="Times" w:eastAsiaTheme="majorEastAsia" w:hAnsi="Times" w:cstheme="majorBidi"/>
          <w:b/>
          <w:color w:val="000000" w:themeColor="text1"/>
          <w:sz w:val="32"/>
          <w:szCs w:val="32"/>
        </w:rPr>
      </w:pPr>
      <w:bookmarkStart w:id="10" w:name="_Toc179731375"/>
      <w:r>
        <w:br w:type="page"/>
      </w:r>
    </w:p>
    <w:p w14:paraId="369AC451" w14:textId="4AB76B6E" w:rsidR="000C7EA3" w:rsidRPr="006875A9" w:rsidRDefault="000C7EA3" w:rsidP="000C7EA3">
      <w:pPr>
        <w:pStyle w:val="Heading2"/>
      </w:pPr>
      <w:r>
        <w:lastRenderedPageBreak/>
        <w:t xml:space="preserve">Section </w:t>
      </w:r>
      <w:r w:rsidR="006F200E">
        <w:t>E:</w:t>
      </w:r>
      <w:r>
        <w:t xml:space="preserve"> ERD</w:t>
      </w:r>
      <w:r w:rsidR="008F0DAF">
        <w:t xml:space="preserve"> and Relationships </w:t>
      </w:r>
      <w:r>
        <w:t>(</w:t>
      </w:r>
      <w:r w:rsidR="003F0B9F">
        <w:t>1</w:t>
      </w:r>
      <w:r w:rsidR="00640A37">
        <w:t>0</w:t>
      </w:r>
      <w:r>
        <w:t>%)</w:t>
      </w:r>
      <w:bookmarkEnd w:id="10"/>
    </w:p>
    <w:p w14:paraId="3EBF3667" w14:textId="0A12B06C" w:rsidR="00381757" w:rsidRPr="00381757" w:rsidRDefault="00381757" w:rsidP="00B43E4B">
      <w:pPr>
        <w:rPr>
          <w:rFonts w:ascii="Palatino Linotype" w:eastAsia="SimSun" w:hAnsi="Palatino Linotype"/>
          <w:bCs/>
          <w:lang w:eastAsia="zh-CN"/>
        </w:rPr>
      </w:pPr>
      <w:bookmarkStart w:id="11" w:name="_Hlk147702539"/>
      <w:r w:rsidRPr="00381757">
        <w:rPr>
          <w:rFonts w:ascii="Palatino Linotype" w:eastAsia="SimSun" w:hAnsi="Palatino Linotype"/>
          <w:bCs/>
          <w:lang w:eastAsia="zh-CN"/>
        </w:rPr>
        <w:t xml:space="preserve">Paste a screenshot of your Entity-Relationship Diagram in this section. </w:t>
      </w:r>
    </w:p>
    <w:p w14:paraId="4896E994" w14:textId="3F7CB697" w:rsidR="00381757" w:rsidRPr="00381757" w:rsidRDefault="00381757" w:rsidP="2B0B3165">
      <w:pPr>
        <w:rPr>
          <w:rFonts w:ascii="Palatino Linotype" w:eastAsia="SimSun" w:hAnsi="Palatino Linotype"/>
          <w:lang w:eastAsia="zh-CN"/>
        </w:rPr>
      </w:pPr>
      <w:r w:rsidRPr="2B0B3165">
        <w:rPr>
          <w:rFonts w:ascii="Palatino Linotype" w:eastAsia="SimSun" w:hAnsi="Palatino Linotype"/>
          <w:lang w:eastAsia="zh-CN"/>
        </w:rPr>
        <w:t xml:space="preserve">Please make your screenshot image are sharp and clearly shown all the </w:t>
      </w:r>
      <w:r w:rsidR="003F32F0" w:rsidRPr="2B0B3165">
        <w:rPr>
          <w:rFonts w:ascii="Palatino Linotype" w:eastAsia="SimSun" w:hAnsi="Palatino Linotype"/>
          <w:lang w:eastAsia="zh-CN"/>
        </w:rPr>
        <w:t>attributes</w:t>
      </w:r>
      <w:r w:rsidRPr="2B0B3165">
        <w:rPr>
          <w:rFonts w:ascii="Palatino Linotype" w:eastAsia="SimSun" w:hAnsi="Palatino Linotype"/>
          <w:lang w:eastAsia="zh-CN"/>
        </w:rPr>
        <w:t xml:space="preserve"> and their data type for each entity.</w:t>
      </w:r>
    </w:p>
    <w:p w14:paraId="608BBCA3" w14:textId="77777777" w:rsidR="00381757" w:rsidRPr="00381757" w:rsidRDefault="00381757" w:rsidP="00B43E4B">
      <w:pPr>
        <w:rPr>
          <w:rFonts w:ascii="Palatino Linotype" w:eastAsia="SimSun" w:hAnsi="Palatino Linotype"/>
          <w:bCs/>
          <w:lang w:eastAsia="zh-CN"/>
        </w:rPr>
      </w:pPr>
    </w:p>
    <w:bookmarkEnd w:id="11"/>
    <w:p w14:paraId="229B338E" w14:textId="7EB5FDA0" w:rsidR="00A82A96" w:rsidRDefault="000C63B5" w:rsidP="00381757">
      <w:pPr>
        <w:spacing w:after="200" w:line="276" w:lineRule="auto"/>
        <w:rPr>
          <w:rFonts w:eastAsia="SimSun"/>
          <w:sz w:val="22"/>
          <w:szCs w:val="22"/>
          <w:lang w:val="en-SG"/>
        </w:rPr>
      </w:pPr>
      <w:r w:rsidRPr="000C63B5">
        <w:rPr>
          <w:rFonts w:eastAsia="SimSun" w:cs="Times New Roman"/>
          <w:noProof/>
          <w:sz w:val="22"/>
          <w:szCs w:val="22"/>
          <w:lang w:val="en-SG"/>
        </w:rPr>
        <w:drawing>
          <wp:inline distT="0" distB="0" distL="0" distR="0" wp14:anchorId="7C2D712D" wp14:editId="1D5C730A">
            <wp:extent cx="5732145" cy="4653280"/>
            <wp:effectExtent l="0" t="0" r="1905" b="0"/>
            <wp:docPr id="2003710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0663" name="Picture 1" descr="A screenshot of a computer&#10;&#10;AI-generated content may be incorrect."/>
                    <pic:cNvPicPr/>
                  </pic:nvPicPr>
                  <pic:blipFill>
                    <a:blip r:embed="rId23"/>
                    <a:stretch>
                      <a:fillRect/>
                    </a:stretch>
                  </pic:blipFill>
                  <pic:spPr>
                    <a:xfrm>
                      <a:off x="0" y="0"/>
                      <a:ext cx="5732145" cy="4653280"/>
                    </a:xfrm>
                    <a:prstGeom prst="rect">
                      <a:avLst/>
                    </a:prstGeom>
                  </pic:spPr>
                </pic:pic>
              </a:graphicData>
            </a:graphic>
          </wp:inline>
        </w:drawing>
      </w:r>
    </w:p>
    <w:p w14:paraId="12B4B8AF" w14:textId="77777777" w:rsidR="00381757" w:rsidRPr="00381757" w:rsidRDefault="00381757" w:rsidP="00381757">
      <w:pPr>
        <w:spacing w:after="200" w:line="276" w:lineRule="auto"/>
        <w:rPr>
          <w:rFonts w:eastAsia="SimSun"/>
          <w:sz w:val="22"/>
          <w:szCs w:val="22"/>
          <w:lang w:val="en-SG"/>
        </w:rPr>
      </w:pPr>
    </w:p>
    <w:p w14:paraId="7CB5DFB9" w14:textId="42BEAD94" w:rsidR="00EF13F7" w:rsidRPr="00AA6578" w:rsidRDefault="00EF13F7" w:rsidP="00EF13F7">
      <w:pPr>
        <w:rPr>
          <w:rFonts w:ascii="Palatino Linotype" w:eastAsia="SimSun" w:hAnsi="Palatino Linotype"/>
          <w:bCs/>
          <w:lang w:eastAsia="zh-CN"/>
        </w:rPr>
      </w:pPr>
      <w:r w:rsidRPr="00AA6578">
        <w:rPr>
          <w:rFonts w:ascii="Palatino Linotype" w:eastAsia="SimSun" w:hAnsi="Palatino Linotype"/>
          <w:bCs/>
          <w:lang w:eastAsia="zh-CN"/>
        </w:rPr>
        <w:t xml:space="preserve">For each relationship, </w:t>
      </w:r>
      <w:r w:rsidR="00891C4F">
        <w:rPr>
          <w:rFonts w:ascii="Palatino Linotype" w:eastAsia="SimSun" w:hAnsi="Palatino Linotype"/>
          <w:bCs/>
          <w:lang w:eastAsia="zh-CN"/>
        </w:rPr>
        <w:t xml:space="preserve">identify the entities involved and </w:t>
      </w:r>
      <w:r w:rsidRPr="00AA6578">
        <w:rPr>
          <w:rFonts w:ascii="Palatino Linotype" w:eastAsia="SimSun" w:hAnsi="Palatino Linotype"/>
          <w:bCs/>
          <w:lang w:eastAsia="zh-CN"/>
        </w:rPr>
        <w:t xml:space="preserve">explain clearly the rationale of </w:t>
      </w:r>
      <w:r w:rsidR="00891C4F">
        <w:rPr>
          <w:rFonts w:ascii="Palatino Linotype" w:eastAsia="SimSun" w:hAnsi="Palatino Linotype"/>
          <w:bCs/>
          <w:lang w:eastAsia="zh-CN"/>
        </w:rPr>
        <w:t xml:space="preserve">the relationship </w:t>
      </w:r>
      <w:r w:rsidRPr="00AA6578">
        <w:rPr>
          <w:rFonts w:ascii="Palatino Linotype" w:eastAsia="SimSun" w:hAnsi="Palatino Linotype"/>
          <w:bCs/>
          <w:lang w:eastAsia="zh-CN"/>
        </w:rPr>
        <w:t xml:space="preserve">in terms of meeting the requirements of the proposed online website in Task 1 </w:t>
      </w:r>
    </w:p>
    <w:p w14:paraId="3E4D31B5" w14:textId="77777777" w:rsidR="007C49CA" w:rsidRDefault="007C49CA" w:rsidP="000C7EA3">
      <w:pPr>
        <w:spacing w:after="160" w:line="259" w:lineRule="auto"/>
        <w:rPr>
          <w:rFonts w:ascii="Palatino Linotype" w:eastAsia="SimSun" w:hAnsi="Palatino Linotype"/>
          <w:bCs/>
          <w:lang w:eastAsia="zh-CN"/>
        </w:rPr>
      </w:pPr>
    </w:p>
    <w:tbl>
      <w:tblPr>
        <w:tblStyle w:val="TableGrid"/>
        <w:tblW w:w="0" w:type="auto"/>
        <w:tblLook w:val="04A0" w:firstRow="1" w:lastRow="0" w:firstColumn="1" w:lastColumn="0" w:noHBand="0" w:noVBand="1"/>
      </w:tblPr>
      <w:tblGrid>
        <w:gridCol w:w="1687"/>
        <w:gridCol w:w="1801"/>
        <w:gridCol w:w="2107"/>
        <w:gridCol w:w="3422"/>
      </w:tblGrid>
      <w:tr w:rsidR="00EF13F7" w14:paraId="2815216B" w14:textId="77777777" w:rsidTr="00EF13F7">
        <w:tc>
          <w:tcPr>
            <w:tcW w:w="1696" w:type="dxa"/>
          </w:tcPr>
          <w:p w14:paraId="179A400F" w14:textId="21DABFBE"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Entity 1</w:t>
            </w:r>
          </w:p>
        </w:tc>
        <w:tc>
          <w:tcPr>
            <w:tcW w:w="1701" w:type="dxa"/>
          </w:tcPr>
          <w:p w14:paraId="139832A1" w14:textId="0432786D"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Entity 2</w:t>
            </w:r>
          </w:p>
        </w:tc>
        <w:tc>
          <w:tcPr>
            <w:tcW w:w="2127" w:type="dxa"/>
          </w:tcPr>
          <w:p w14:paraId="50DB0049" w14:textId="5E06E2CA"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Relationship</w:t>
            </w:r>
          </w:p>
        </w:tc>
        <w:tc>
          <w:tcPr>
            <w:tcW w:w="3493" w:type="dxa"/>
          </w:tcPr>
          <w:p w14:paraId="7CA6DA64" w14:textId="2D06B36B"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Justification</w:t>
            </w:r>
          </w:p>
        </w:tc>
      </w:tr>
      <w:tr w:rsidR="00EF13F7" w14:paraId="31AF0C28" w14:textId="77777777" w:rsidTr="00EF13F7">
        <w:tc>
          <w:tcPr>
            <w:tcW w:w="1696" w:type="dxa"/>
          </w:tcPr>
          <w:p w14:paraId="4DAFDFB6" w14:textId="09C51B57" w:rsidR="00EF13F7"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User </w:t>
            </w:r>
          </w:p>
        </w:tc>
        <w:tc>
          <w:tcPr>
            <w:tcW w:w="1701" w:type="dxa"/>
          </w:tcPr>
          <w:p w14:paraId="6F261AC9" w14:textId="51F107E7" w:rsidR="00EF13F7"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Order</w:t>
            </w:r>
          </w:p>
        </w:tc>
        <w:tc>
          <w:tcPr>
            <w:tcW w:w="2127" w:type="dxa"/>
          </w:tcPr>
          <w:p w14:paraId="23DE90C6" w14:textId="363B9240" w:rsidR="00EF13F7"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71CE11C0" w14:textId="6275EC5B" w:rsidR="00EF13F7"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User can place many </w:t>
            </w:r>
            <w:r w:rsidR="001C5ECF">
              <w:rPr>
                <w:rFonts w:ascii="Palatino Linotype" w:eastAsia="SimSun" w:hAnsi="Palatino Linotype"/>
                <w:bCs/>
                <w:lang w:eastAsia="zh-CN"/>
              </w:rPr>
              <w:t>orders,</w:t>
            </w:r>
            <w:r>
              <w:rPr>
                <w:rFonts w:ascii="Palatino Linotype" w:eastAsia="SimSun" w:hAnsi="Palatino Linotype"/>
                <w:bCs/>
                <w:lang w:eastAsia="zh-CN"/>
              </w:rPr>
              <w:t xml:space="preserve"> but each order can only belong to one user. </w:t>
            </w:r>
          </w:p>
          <w:p w14:paraId="2C64CA3B" w14:textId="4A0B1EF3" w:rsidR="00E1163E"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This ensures that the system can keep track of all the </w:t>
            </w:r>
            <w:r>
              <w:rPr>
                <w:rFonts w:ascii="Palatino Linotype" w:eastAsia="SimSun" w:hAnsi="Palatino Linotype"/>
                <w:bCs/>
                <w:lang w:eastAsia="zh-CN"/>
              </w:rPr>
              <w:lastRenderedPageBreak/>
              <w:t>orders made and link each order to the correct user. This also allows customers to view their order history and track ongoing orders without confusion.</w:t>
            </w:r>
          </w:p>
        </w:tc>
      </w:tr>
      <w:tr w:rsidR="00EF13F7" w14:paraId="703C4091" w14:textId="77777777" w:rsidTr="00EF13F7">
        <w:tc>
          <w:tcPr>
            <w:tcW w:w="1696" w:type="dxa"/>
          </w:tcPr>
          <w:p w14:paraId="23722264" w14:textId="5CE6B752" w:rsidR="00EF13F7"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lastRenderedPageBreak/>
              <w:t>Stall</w:t>
            </w:r>
          </w:p>
        </w:tc>
        <w:tc>
          <w:tcPr>
            <w:tcW w:w="1701" w:type="dxa"/>
          </w:tcPr>
          <w:p w14:paraId="6C9E1138" w14:textId="79C5E32C" w:rsidR="00EF13F7" w:rsidRDefault="00E1163E" w:rsidP="000C7EA3">
            <w:pPr>
              <w:spacing w:after="160" w:line="259" w:lineRule="auto"/>
              <w:rPr>
                <w:rFonts w:ascii="Palatino Linotype" w:eastAsia="SimSun" w:hAnsi="Palatino Linotype"/>
                <w:bCs/>
                <w:lang w:eastAsia="zh-CN"/>
              </w:rPr>
            </w:pPr>
            <w:proofErr w:type="spellStart"/>
            <w:r>
              <w:rPr>
                <w:rFonts w:ascii="Palatino Linotype" w:eastAsia="SimSun" w:hAnsi="Palatino Linotype"/>
                <w:bCs/>
                <w:lang w:eastAsia="zh-CN"/>
              </w:rPr>
              <w:t>Menu_item</w:t>
            </w:r>
            <w:proofErr w:type="spellEnd"/>
          </w:p>
        </w:tc>
        <w:tc>
          <w:tcPr>
            <w:tcW w:w="2127" w:type="dxa"/>
          </w:tcPr>
          <w:p w14:paraId="070788B5" w14:textId="44ECA998" w:rsidR="00EF13F7"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1F19AD8D" w14:textId="77777777" w:rsidR="00EF13F7"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stall can have many menu </w:t>
            </w:r>
            <w:proofErr w:type="gramStart"/>
            <w:r>
              <w:rPr>
                <w:rFonts w:ascii="Palatino Linotype" w:eastAsia="SimSun" w:hAnsi="Palatino Linotype"/>
                <w:bCs/>
                <w:lang w:eastAsia="zh-CN"/>
              </w:rPr>
              <w:t>items</w:t>
            </w:r>
            <w:proofErr w:type="gramEnd"/>
            <w:r>
              <w:rPr>
                <w:rFonts w:ascii="Palatino Linotype" w:eastAsia="SimSun" w:hAnsi="Palatino Linotype"/>
                <w:bCs/>
                <w:lang w:eastAsia="zh-CN"/>
              </w:rPr>
              <w:t xml:space="preserve"> but each menu item can only belong to one stall.</w:t>
            </w:r>
          </w:p>
          <w:p w14:paraId="471448DE" w14:textId="545AA530" w:rsidR="00E1163E" w:rsidRDefault="00E1163E"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This makes sure that each dish is correctly grouped under the right stall at Flavours. It also helps customers</w:t>
            </w:r>
            <w:r w:rsidR="00CC1D73">
              <w:rPr>
                <w:rFonts w:ascii="Palatino Linotype" w:eastAsia="SimSun" w:hAnsi="Palatino Linotype"/>
                <w:bCs/>
                <w:lang w:eastAsia="zh-CN"/>
              </w:rPr>
              <w:t xml:space="preserve"> browse the menu more easily and prevents items from being mixed between stalls.</w:t>
            </w:r>
          </w:p>
        </w:tc>
      </w:tr>
      <w:tr w:rsidR="00CC1D73" w14:paraId="79CB0072" w14:textId="77777777" w:rsidTr="00EF13F7">
        <w:tc>
          <w:tcPr>
            <w:tcW w:w="1696" w:type="dxa"/>
          </w:tcPr>
          <w:p w14:paraId="25DCC576" w14:textId="421BC024" w:rsidR="00CC1D73" w:rsidRDefault="007139A9"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Stall</w:t>
            </w:r>
          </w:p>
        </w:tc>
        <w:tc>
          <w:tcPr>
            <w:tcW w:w="1701" w:type="dxa"/>
          </w:tcPr>
          <w:p w14:paraId="21900C85" w14:textId="58745689" w:rsidR="00CC1D73" w:rsidRDefault="007139A9"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Order</w:t>
            </w:r>
          </w:p>
        </w:tc>
        <w:tc>
          <w:tcPr>
            <w:tcW w:w="2127" w:type="dxa"/>
          </w:tcPr>
          <w:p w14:paraId="2E3D1D30" w14:textId="2EF88CB7" w:rsidR="00CC1D73" w:rsidRDefault="007139A9"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265971E6" w14:textId="77777777" w:rsidR="007139A9" w:rsidRDefault="007139A9" w:rsidP="000C7EA3">
            <w:pPr>
              <w:spacing w:after="160" w:line="259" w:lineRule="auto"/>
              <w:rPr>
                <w:rFonts w:ascii="Palatino Linotype" w:eastAsia="SimSun" w:hAnsi="Palatino Linotype"/>
                <w:bCs/>
                <w:lang w:eastAsia="zh-CN"/>
              </w:rPr>
            </w:pPr>
            <w:r w:rsidRPr="007139A9">
              <w:rPr>
                <w:rFonts w:ascii="Palatino Linotype" w:eastAsia="SimSun" w:hAnsi="Palatino Linotype"/>
                <w:bCs/>
                <w:lang w:eastAsia="zh-CN"/>
              </w:rPr>
              <w:t>One stall can receive many orders, but each order can only belong to one stall.</w:t>
            </w:r>
          </w:p>
          <w:p w14:paraId="7995903A" w14:textId="374B3324" w:rsidR="00CC1D73" w:rsidRDefault="007139A9" w:rsidP="000C7EA3">
            <w:pPr>
              <w:spacing w:after="160" w:line="259" w:lineRule="auto"/>
              <w:rPr>
                <w:rFonts w:ascii="Palatino Linotype" w:eastAsia="SimSun" w:hAnsi="Palatino Linotype"/>
                <w:bCs/>
                <w:lang w:eastAsia="zh-CN"/>
              </w:rPr>
            </w:pPr>
            <w:r w:rsidRPr="007139A9">
              <w:rPr>
                <w:rFonts w:ascii="Palatino Linotype" w:eastAsia="SimSun" w:hAnsi="Palatino Linotype"/>
                <w:bCs/>
                <w:lang w:eastAsia="zh-CN"/>
              </w:rPr>
              <w:t>This prevents mix-ups between different stalls. It also allows each stall to focus only on preparing their own incoming orders.</w:t>
            </w:r>
          </w:p>
        </w:tc>
      </w:tr>
      <w:tr w:rsidR="007139A9" w14:paraId="5394EB22" w14:textId="77777777" w:rsidTr="00EF13F7">
        <w:tc>
          <w:tcPr>
            <w:tcW w:w="1696" w:type="dxa"/>
          </w:tcPr>
          <w:p w14:paraId="52F4840E" w14:textId="274BC762" w:rsidR="007139A9" w:rsidRDefault="007139A9"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Menu_Item</w:t>
            </w:r>
          </w:p>
        </w:tc>
        <w:tc>
          <w:tcPr>
            <w:tcW w:w="1701" w:type="dxa"/>
          </w:tcPr>
          <w:p w14:paraId="097AF491" w14:textId="3F677B49" w:rsidR="007139A9" w:rsidRDefault="007139A9" w:rsidP="000C7EA3">
            <w:pPr>
              <w:spacing w:after="160" w:line="259" w:lineRule="auto"/>
              <w:rPr>
                <w:rFonts w:ascii="Palatino Linotype" w:eastAsia="SimSun" w:hAnsi="Palatino Linotype"/>
                <w:bCs/>
                <w:lang w:eastAsia="zh-CN"/>
              </w:rPr>
            </w:pPr>
            <w:proofErr w:type="spellStart"/>
            <w:r>
              <w:rPr>
                <w:rFonts w:ascii="Palatino Linotype" w:eastAsia="SimSun" w:hAnsi="Palatino Linotype"/>
                <w:bCs/>
                <w:lang w:eastAsia="zh-CN"/>
              </w:rPr>
              <w:t>Order_Detail</w:t>
            </w:r>
            <w:proofErr w:type="spellEnd"/>
          </w:p>
        </w:tc>
        <w:tc>
          <w:tcPr>
            <w:tcW w:w="2127" w:type="dxa"/>
          </w:tcPr>
          <w:p w14:paraId="4D050C3B" w14:textId="42857D6B" w:rsidR="007139A9" w:rsidRDefault="007139A9"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368AA453" w14:textId="77777777" w:rsidR="00CD0C95" w:rsidRDefault="00CD0C95" w:rsidP="000C7EA3">
            <w:pPr>
              <w:spacing w:after="160" w:line="259" w:lineRule="auto"/>
              <w:rPr>
                <w:rFonts w:ascii="Palatino Linotype" w:eastAsia="SimSun" w:hAnsi="Palatino Linotype"/>
                <w:bCs/>
                <w:lang w:eastAsia="zh-CN"/>
              </w:rPr>
            </w:pPr>
            <w:r w:rsidRPr="00CD0C95">
              <w:rPr>
                <w:rFonts w:ascii="Palatino Linotype" w:eastAsia="SimSun" w:hAnsi="Palatino Linotype"/>
                <w:bCs/>
                <w:lang w:eastAsia="zh-CN"/>
              </w:rPr>
              <w:t>One menu item can appear in many order details, but each order detail entry refers to only one menu item.</w:t>
            </w:r>
          </w:p>
          <w:p w14:paraId="55B31E0E" w14:textId="30E75A94" w:rsidR="007139A9" w:rsidRPr="007139A9" w:rsidRDefault="00CD0C95" w:rsidP="000C7EA3">
            <w:pPr>
              <w:spacing w:after="160" w:line="259" w:lineRule="auto"/>
              <w:rPr>
                <w:rFonts w:ascii="Palatino Linotype" w:eastAsia="SimSun" w:hAnsi="Palatino Linotype"/>
                <w:bCs/>
                <w:lang w:eastAsia="zh-CN"/>
              </w:rPr>
            </w:pPr>
            <w:r w:rsidRPr="00CD0C95">
              <w:rPr>
                <w:rFonts w:ascii="Palatino Linotype" w:eastAsia="SimSun" w:hAnsi="Palatino Linotype"/>
                <w:bCs/>
                <w:lang w:eastAsia="zh-CN"/>
              </w:rPr>
              <w:t xml:space="preserve"> This ensures that when a customer orders multiple items, each item is recorded correctly. It also helps the system calculate quantities and subtotals accurately.</w:t>
            </w:r>
          </w:p>
        </w:tc>
      </w:tr>
      <w:tr w:rsidR="006377B0" w14:paraId="1DEE907E" w14:textId="77777777" w:rsidTr="00EF13F7">
        <w:tc>
          <w:tcPr>
            <w:tcW w:w="1696" w:type="dxa"/>
          </w:tcPr>
          <w:p w14:paraId="29447901" w14:textId="0E2FD96D" w:rsidR="006377B0" w:rsidRDefault="006377B0"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lastRenderedPageBreak/>
              <w:t>Order</w:t>
            </w:r>
          </w:p>
        </w:tc>
        <w:tc>
          <w:tcPr>
            <w:tcW w:w="1701" w:type="dxa"/>
          </w:tcPr>
          <w:p w14:paraId="42E2E192" w14:textId="1082894F" w:rsidR="006377B0" w:rsidRDefault="006377B0" w:rsidP="000C7EA3">
            <w:pPr>
              <w:spacing w:after="160" w:line="259" w:lineRule="auto"/>
              <w:rPr>
                <w:rFonts w:ascii="Palatino Linotype" w:eastAsia="SimSun" w:hAnsi="Palatino Linotype"/>
                <w:bCs/>
                <w:lang w:eastAsia="zh-CN"/>
              </w:rPr>
            </w:pPr>
            <w:proofErr w:type="spellStart"/>
            <w:r>
              <w:rPr>
                <w:rFonts w:ascii="Palatino Linotype" w:eastAsia="SimSun" w:hAnsi="Palatino Linotype"/>
                <w:bCs/>
                <w:lang w:eastAsia="zh-CN"/>
              </w:rPr>
              <w:t>Order_Detail</w:t>
            </w:r>
            <w:proofErr w:type="spellEnd"/>
          </w:p>
        </w:tc>
        <w:tc>
          <w:tcPr>
            <w:tcW w:w="2127" w:type="dxa"/>
          </w:tcPr>
          <w:p w14:paraId="14F47F73" w14:textId="0261F930" w:rsidR="006377B0" w:rsidRDefault="006377B0"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6586B129" w14:textId="77777777" w:rsidR="00D41F2D" w:rsidRDefault="00D41F2D" w:rsidP="000C7EA3">
            <w:pPr>
              <w:spacing w:after="160" w:line="259" w:lineRule="auto"/>
              <w:rPr>
                <w:rFonts w:ascii="Palatino Linotype" w:eastAsia="SimSun" w:hAnsi="Palatino Linotype"/>
                <w:bCs/>
                <w:lang w:eastAsia="zh-CN"/>
              </w:rPr>
            </w:pPr>
            <w:r w:rsidRPr="00D41F2D">
              <w:rPr>
                <w:rFonts w:ascii="Palatino Linotype" w:eastAsia="SimSun" w:hAnsi="Palatino Linotype"/>
                <w:bCs/>
                <w:lang w:eastAsia="zh-CN"/>
              </w:rPr>
              <w:t>One order can have many order details, but each order detail can only belong to one order.</w:t>
            </w:r>
          </w:p>
          <w:p w14:paraId="02CA175A" w14:textId="68858686" w:rsidR="006377B0" w:rsidRPr="007139A9" w:rsidRDefault="00D41F2D" w:rsidP="000C7EA3">
            <w:pPr>
              <w:spacing w:after="160" w:line="259" w:lineRule="auto"/>
              <w:rPr>
                <w:rFonts w:ascii="Palatino Linotype" w:eastAsia="SimSun" w:hAnsi="Palatino Linotype"/>
                <w:bCs/>
                <w:lang w:eastAsia="zh-CN"/>
              </w:rPr>
            </w:pPr>
            <w:r w:rsidRPr="00D41F2D">
              <w:rPr>
                <w:rFonts w:ascii="Palatino Linotype" w:eastAsia="SimSun" w:hAnsi="Palatino Linotype"/>
                <w:bCs/>
                <w:lang w:eastAsia="zh-CN"/>
              </w:rPr>
              <w:t xml:space="preserve"> This structure supports orders with multiple items and makes sure every item inside the order is grouped together. It also helps customers see a proper breakdown of what they purchased.</w:t>
            </w:r>
          </w:p>
        </w:tc>
      </w:tr>
      <w:tr w:rsidR="00D41F2D" w14:paraId="24DDB56B" w14:textId="77777777" w:rsidTr="00EF13F7">
        <w:tc>
          <w:tcPr>
            <w:tcW w:w="1696" w:type="dxa"/>
          </w:tcPr>
          <w:p w14:paraId="083F8F73" w14:textId="0EF2BC8E" w:rsidR="00D41F2D" w:rsidRDefault="00D41F2D"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Menu_Item</w:t>
            </w:r>
          </w:p>
        </w:tc>
        <w:tc>
          <w:tcPr>
            <w:tcW w:w="1701" w:type="dxa"/>
          </w:tcPr>
          <w:p w14:paraId="096EF66A" w14:textId="332F014D" w:rsidR="00D41F2D" w:rsidRDefault="00D41F2D"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Item_Attribute</w:t>
            </w:r>
          </w:p>
        </w:tc>
        <w:tc>
          <w:tcPr>
            <w:tcW w:w="2127" w:type="dxa"/>
          </w:tcPr>
          <w:p w14:paraId="00EFE680" w14:textId="6D3E0E7F" w:rsidR="00D41F2D" w:rsidRDefault="00D41F2D"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2A89FBAF" w14:textId="77777777" w:rsidR="00CD0C95" w:rsidRDefault="00CD0C95" w:rsidP="000C7EA3">
            <w:pPr>
              <w:spacing w:after="160" w:line="259" w:lineRule="auto"/>
              <w:rPr>
                <w:rFonts w:ascii="Palatino Linotype" w:eastAsia="SimSun" w:hAnsi="Palatino Linotype"/>
                <w:bCs/>
                <w:lang w:eastAsia="zh-CN"/>
              </w:rPr>
            </w:pPr>
            <w:r w:rsidRPr="00CD0C95">
              <w:rPr>
                <w:rFonts w:ascii="Palatino Linotype" w:eastAsia="SimSun" w:hAnsi="Palatino Linotype"/>
                <w:bCs/>
                <w:lang w:eastAsia="zh-CN"/>
              </w:rPr>
              <w:t>One menu item can have many attributes, but each attribute entry belongs to one menu item.</w:t>
            </w:r>
          </w:p>
          <w:p w14:paraId="0E6A7380" w14:textId="14841799" w:rsidR="00D41F2D" w:rsidRPr="00D41F2D" w:rsidRDefault="00CD0C95" w:rsidP="000C7EA3">
            <w:pPr>
              <w:spacing w:after="160" w:line="259" w:lineRule="auto"/>
              <w:rPr>
                <w:rFonts w:ascii="Palatino Linotype" w:eastAsia="SimSun" w:hAnsi="Palatino Linotype"/>
                <w:bCs/>
                <w:lang w:eastAsia="zh-CN"/>
              </w:rPr>
            </w:pPr>
            <w:r w:rsidRPr="00CD0C95">
              <w:rPr>
                <w:rFonts w:ascii="Palatino Linotype" w:eastAsia="SimSun" w:hAnsi="Palatino Linotype"/>
                <w:bCs/>
                <w:lang w:eastAsia="zh-CN"/>
              </w:rPr>
              <w:t xml:space="preserve"> This allows items to have multiple tags such as “Halal”, “Spicy”, or “Vegetarian”. It also ensures the filtering feature works properly and that each attribute is connected to the correct item</w:t>
            </w:r>
          </w:p>
        </w:tc>
      </w:tr>
    </w:tbl>
    <w:p w14:paraId="2425DD75" w14:textId="77777777" w:rsidR="00EF13F7" w:rsidRDefault="00EF13F7" w:rsidP="000C7EA3">
      <w:pPr>
        <w:spacing w:after="160" w:line="259" w:lineRule="auto"/>
        <w:rPr>
          <w:rFonts w:ascii="Palatino Linotype" w:eastAsia="SimSun" w:hAnsi="Palatino Linotype"/>
          <w:bCs/>
          <w:lang w:eastAsia="zh-CN"/>
        </w:rPr>
      </w:pPr>
    </w:p>
    <w:p w14:paraId="102F6365" w14:textId="77777777" w:rsidR="00EF13F7" w:rsidRDefault="00EF13F7" w:rsidP="000C7EA3">
      <w:pPr>
        <w:spacing w:after="160" w:line="259" w:lineRule="auto"/>
        <w:rPr>
          <w:rFonts w:ascii="Palatino Linotype" w:eastAsia="SimSun" w:hAnsi="Palatino Linotype"/>
          <w:bCs/>
          <w:lang w:eastAsia="zh-CN"/>
        </w:rPr>
      </w:pPr>
    </w:p>
    <w:p w14:paraId="04F3DCF2" w14:textId="77777777" w:rsidR="00DE4903" w:rsidRDefault="00DE4903">
      <w:pPr>
        <w:spacing w:after="160" w:line="259" w:lineRule="auto"/>
        <w:rPr>
          <w:rFonts w:ascii="Times" w:eastAsiaTheme="majorEastAsia" w:hAnsi="Times" w:cstheme="majorBidi"/>
          <w:b/>
          <w:color w:val="000000" w:themeColor="text1"/>
          <w:sz w:val="32"/>
          <w:szCs w:val="32"/>
        </w:rPr>
      </w:pPr>
      <w:r>
        <w:br w:type="page"/>
      </w:r>
    </w:p>
    <w:p w14:paraId="3278CD56" w14:textId="3438DFF1" w:rsidR="007C49CA" w:rsidRPr="006875A9" w:rsidRDefault="007C49CA" w:rsidP="007C49CA">
      <w:pPr>
        <w:pStyle w:val="Heading2"/>
      </w:pPr>
      <w:bookmarkStart w:id="12" w:name="_Toc179731376"/>
      <w:r>
        <w:lastRenderedPageBreak/>
        <w:t xml:space="preserve">Section </w:t>
      </w:r>
      <w:r w:rsidR="00883EC3">
        <w:t>F</w:t>
      </w:r>
      <w:r>
        <w:t xml:space="preserve">: </w:t>
      </w:r>
      <w:r w:rsidR="00127B70">
        <w:t xml:space="preserve">Normalisation </w:t>
      </w:r>
      <w:r>
        <w:t>(10%)</w:t>
      </w:r>
      <w:bookmarkEnd w:id="12"/>
    </w:p>
    <w:p w14:paraId="3FEFAA7E" w14:textId="4EB335B5" w:rsidR="00020EF0" w:rsidRPr="00891C4F" w:rsidRDefault="00671706" w:rsidP="007C49CA">
      <w:pPr>
        <w:spacing w:after="160" w:line="259" w:lineRule="auto"/>
        <w:rPr>
          <w:rFonts w:ascii="Palatino Linotype" w:eastAsia="SimSun" w:hAnsi="Palatino Linotype"/>
          <w:bCs/>
          <w:lang w:eastAsia="zh-CN"/>
        </w:rPr>
      </w:pPr>
      <w:r w:rsidRPr="00891C4F">
        <w:rPr>
          <w:rFonts w:ascii="Palatino Linotype" w:eastAsia="SimSun" w:hAnsi="Palatino Linotype"/>
          <w:bCs/>
          <w:lang w:eastAsia="zh-CN"/>
        </w:rPr>
        <w:t xml:space="preserve">Write a report of </w:t>
      </w:r>
      <w:r w:rsidRPr="00A3719D">
        <w:rPr>
          <w:rFonts w:ascii="Palatino Linotype" w:eastAsia="SimSun" w:hAnsi="Palatino Linotype"/>
          <w:b/>
          <w:u w:val="single"/>
          <w:lang w:eastAsia="zh-CN"/>
        </w:rPr>
        <w:t xml:space="preserve">no more than </w:t>
      </w:r>
      <w:r w:rsidR="00F86EBB" w:rsidRPr="00A3719D">
        <w:rPr>
          <w:rFonts w:ascii="Palatino Linotype" w:eastAsia="SimSun" w:hAnsi="Palatino Linotype"/>
          <w:b/>
          <w:u w:val="single"/>
          <w:lang w:eastAsia="zh-CN"/>
        </w:rPr>
        <w:t>3</w:t>
      </w:r>
      <w:r w:rsidRPr="00A3719D">
        <w:rPr>
          <w:rFonts w:ascii="Palatino Linotype" w:eastAsia="SimSun" w:hAnsi="Palatino Linotype"/>
          <w:b/>
          <w:u w:val="single"/>
          <w:lang w:eastAsia="zh-CN"/>
        </w:rPr>
        <w:t>00 words</w:t>
      </w:r>
      <w:r w:rsidRPr="00891C4F">
        <w:rPr>
          <w:rFonts w:ascii="Palatino Linotype" w:eastAsia="SimSun" w:hAnsi="Palatino Linotype"/>
          <w:bCs/>
          <w:lang w:eastAsia="zh-CN"/>
        </w:rPr>
        <w:t xml:space="preserve"> on how you address the following issues:</w:t>
      </w:r>
    </w:p>
    <w:p w14:paraId="217AB818" w14:textId="25F52400" w:rsidR="00671706" w:rsidRPr="0097628D" w:rsidRDefault="00671706" w:rsidP="00671706">
      <w:pPr>
        <w:pStyle w:val="ListParagraph"/>
        <w:numPr>
          <w:ilvl w:val="0"/>
          <w:numId w:val="3"/>
        </w:numPr>
        <w:spacing w:after="160" w:line="259" w:lineRule="auto"/>
        <w:rPr>
          <w:rFonts w:ascii="Palatino Linotype" w:eastAsia="SimSun" w:hAnsi="Palatino Linotype"/>
          <w:bCs/>
          <w:lang w:eastAsia="zh-CN"/>
        </w:rPr>
      </w:pPr>
      <w:r w:rsidRPr="00891C4F">
        <w:rPr>
          <w:rFonts w:ascii="Palatino Linotype" w:eastAsia="SimSun" w:hAnsi="Palatino Linotype"/>
          <w:bCs/>
          <w:lang w:eastAsia="zh-CN"/>
        </w:rPr>
        <w:t xml:space="preserve">How does your design prevent </w:t>
      </w:r>
      <w:r w:rsidR="007E7623" w:rsidRPr="00891C4F">
        <w:rPr>
          <w:rFonts w:ascii="Palatino Linotype" w:eastAsia="SimSun" w:hAnsi="Palatino Linotype"/>
          <w:bCs/>
          <w:lang w:eastAsia="zh-CN"/>
        </w:rPr>
        <w:t>i</w:t>
      </w:r>
      <w:r w:rsidRPr="00891C4F">
        <w:rPr>
          <w:rFonts w:ascii="Palatino Linotype" w:eastAsia="SimSun" w:hAnsi="Palatino Linotype"/>
          <w:bCs/>
          <w:lang w:eastAsia="zh-CN"/>
        </w:rPr>
        <w:t>nsertion anomalies</w:t>
      </w:r>
      <w:r w:rsidR="00CE3C4D">
        <w:rPr>
          <w:rFonts w:ascii="Palatino Linotype" w:eastAsia="SimSun" w:hAnsi="Palatino Linotype"/>
          <w:bCs/>
          <w:lang w:eastAsia="zh-CN"/>
        </w:rPr>
        <w:t>?</w:t>
      </w:r>
    </w:p>
    <w:p w14:paraId="4C4C2B11" w14:textId="62969B4B" w:rsidR="00F86EBB" w:rsidRPr="0097628D" w:rsidRDefault="00F86EBB" w:rsidP="00F86EBB">
      <w:pPr>
        <w:pStyle w:val="ListParagraph"/>
        <w:numPr>
          <w:ilvl w:val="0"/>
          <w:numId w:val="3"/>
        </w:numPr>
        <w:spacing w:after="160" w:line="259" w:lineRule="auto"/>
        <w:rPr>
          <w:rFonts w:ascii="Palatino Linotype" w:eastAsia="SimSun" w:hAnsi="Palatino Linotype"/>
          <w:bCs/>
          <w:lang w:eastAsia="zh-CN"/>
        </w:rPr>
      </w:pPr>
      <w:r w:rsidRPr="0097628D">
        <w:rPr>
          <w:rFonts w:ascii="Palatino Linotype" w:eastAsia="SimSun" w:hAnsi="Palatino Linotype"/>
          <w:bCs/>
          <w:lang w:eastAsia="zh-CN"/>
        </w:rPr>
        <w:t>How does your design prevent update anomalies</w:t>
      </w:r>
      <w:r w:rsidR="00CE3C4D">
        <w:rPr>
          <w:rFonts w:ascii="Palatino Linotype" w:eastAsia="SimSun" w:hAnsi="Palatino Linotype"/>
          <w:bCs/>
          <w:lang w:eastAsia="zh-CN"/>
        </w:rPr>
        <w:t>?</w:t>
      </w:r>
    </w:p>
    <w:p w14:paraId="18E3D1A6" w14:textId="799F0640" w:rsidR="00671706" w:rsidRPr="00891C4F" w:rsidRDefault="00671706" w:rsidP="00671706">
      <w:pPr>
        <w:pStyle w:val="ListParagraph"/>
        <w:numPr>
          <w:ilvl w:val="0"/>
          <w:numId w:val="3"/>
        </w:numPr>
        <w:spacing w:after="160" w:line="259" w:lineRule="auto"/>
        <w:rPr>
          <w:rFonts w:ascii="Palatino Linotype" w:eastAsia="SimSun" w:hAnsi="Palatino Linotype"/>
          <w:bCs/>
          <w:lang w:eastAsia="zh-CN"/>
        </w:rPr>
      </w:pPr>
      <w:r w:rsidRPr="0097628D">
        <w:rPr>
          <w:rFonts w:ascii="Palatino Linotype" w:eastAsia="SimSun" w:hAnsi="Palatino Linotype"/>
          <w:bCs/>
          <w:lang w:eastAsia="zh-CN"/>
        </w:rPr>
        <w:t xml:space="preserve">How does your </w:t>
      </w:r>
      <w:r w:rsidR="007E7623" w:rsidRPr="0097628D">
        <w:rPr>
          <w:rFonts w:ascii="Palatino Linotype" w:eastAsia="SimSun" w:hAnsi="Palatino Linotype"/>
          <w:bCs/>
          <w:lang w:eastAsia="zh-CN"/>
        </w:rPr>
        <w:t>design prevent deletion anomalies</w:t>
      </w:r>
      <w:r w:rsidR="00CE3C4D">
        <w:rPr>
          <w:rFonts w:ascii="Palatino Linotype" w:eastAsia="SimSun" w:hAnsi="Palatino Linotype"/>
          <w:bCs/>
          <w:lang w:eastAsia="zh-CN"/>
        </w:rPr>
        <w:t>?</w:t>
      </w:r>
    </w:p>
    <w:p w14:paraId="2C2011EE" w14:textId="0B111856" w:rsidR="00ED2736" w:rsidRDefault="032E4145" w:rsidP="5678681D">
      <w:pPr>
        <w:spacing w:after="160" w:line="259" w:lineRule="auto"/>
        <w:rPr>
          <w:rFonts w:ascii="Palatino Linotype" w:eastAsia="SimSun" w:hAnsi="Palatino Linotype"/>
          <w:lang w:eastAsia="zh-CN"/>
        </w:rPr>
      </w:pPr>
      <w:r w:rsidRPr="5678681D">
        <w:rPr>
          <w:rFonts w:ascii="Palatino Linotype" w:eastAsia="SimSun" w:hAnsi="Palatino Linotype"/>
          <w:lang w:eastAsia="zh-CN"/>
        </w:rPr>
        <w:t>Include significant examples to illustrate how your design addresses each anomaly.</w:t>
      </w:r>
    </w:p>
    <w:p w14:paraId="304FA58B" w14:textId="4B6CAB8F" w:rsidR="00ED2736" w:rsidRDefault="00ED2736" w:rsidP="00020EF0">
      <w:pPr>
        <w:spacing w:after="160" w:line="259" w:lineRule="auto"/>
        <w:rPr>
          <w:rFonts w:ascii="Palatino Linotype" w:eastAsia="SimSun" w:hAnsi="Palatino Linotype"/>
          <w:b/>
          <w:lang w:eastAsia="zh-CN"/>
        </w:rPr>
      </w:pPr>
      <w:r w:rsidRPr="00ED2736">
        <w:rPr>
          <w:rFonts w:ascii="Palatino Linotype" w:eastAsia="SimSun" w:hAnsi="Palatino Linotype"/>
          <w:b/>
          <w:lang w:eastAsia="zh-CN"/>
        </w:rPr>
        <w:t>Insertion anomalies:</w:t>
      </w:r>
    </w:p>
    <w:p w14:paraId="158EDB7D" w14:textId="6F582C31" w:rsidR="00ED2736" w:rsidRPr="00EB11B3" w:rsidRDefault="00F56866" w:rsidP="00020EF0">
      <w:pPr>
        <w:spacing w:after="160" w:line="259" w:lineRule="auto"/>
        <w:rPr>
          <w:rFonts w:ascii="Palatino Linotype" w:eastAsia="SimSun" w:hAnsi="Palatino Linotype"/>
          <w:bCs/>
          <w:lang w:eastAsia="zh-CN"/>
        </w:rPr>
      </w:pPr>
      <w:r w:rsidRPr="00EB11B3">
        <w:rPr>
          <w:rFonts w:ascii="Palatino Linotype" w:eastAsia="SimSun" w:hAnsi="Palatino Linotype"/>
          <w:bCs/>
          <w:lang w:eastAsia="zh-CN"/>
        </w:rPr>
        <w:t xml:space="preserve">Insertion anomalies occur when a new </w:t>
      </w:r>
      <w:r w:rsidR="00EA6389" w:rsidRPr="00EB11B3">
        <w:rPr>
          <w:rFonts w:ascii="Palatino Linotype" w:eastAsia="SimSun" w:hAnsi="Palatino Linotype"/>
          <w:bCs/>
          <w:lang w:eastAsia="zh-CN"/>
        </w:rPr>
        <w:t>record cannot</w:t>
      </w:r>
      <w:r w:rsidRPr="00EB11B3">
        <w:rPr>
          <w:rFonts w:ascii="Palatino Linotype" w:eastAsia="SimSun" w:hAnsi="Palatino Linotype"/>
          <w:bCs/>
          <w:lang w:eastAsia="zh-CN"/>
        </w:rPr>
        <w:t xml:space="preserve"> be added because required data is missing or stored</w:t>
      </w:r>
      <w:r w:rsidR="00B12BE1" w:rsidRPr="00EB11B3">
        <w:rPr>
          <w:rFonts w:ascii="Palatino Linotype" w:eastAsia="SimSun" w:hAnsi="Palatino Linotype"/>
          <w:bCs/>
          <w:lang w:eastAsia="zh-CN"/>
        </w:rPr>
        <w:t xml:space="preserve"> </w:t>
      </w:r>
      <w:r w:rsidR="00E91DC7" w:rsidRPr="00EB11B3">
        <w:rPr>
          <w:rFonts w:ascii="Palatino Linotype" w:eastAsia="SimSun" w:hAnsi="Palatino Linotype"/>
          <w:bCs/>
          <w:lang w:eastAsia="zh-CN"/>
        </w:rPr>
        <w:t>incorrectly</w:t>
      </w:r>
      <w:r w:rsidR="00B12BE1" w:rsidRPr="00EB11B3">
        <w:rPr>
          <w:rFonts w:ascii="Palatino Linotype" w:eastAsia="SimSun" w:hAnsi="Palatino Linotype"/>
          <w:bCs/>
          <w:lang w:eastAsia="zh-CN"/>
        </w:rPr>
        <w:t xml:space="preserve">. My database design prevents this by making </w:t>
      </w:r>
      <w:r w:rsidR="00E91DC7" w:rsidRPr="00EB11B3">
        <w:rPr>
          <w:rFonts w:ascii="Palatino Linotype" w:eastAsia="SimSun" w:hAnsi="Palatino Linotype"/>
          <w:bCs/>
          <w:lang w:eastAsia="zh-CN"/>
        </w:rPr>
        <w:t xml:space="preserve">sure that non-null values are </w:t>
      </w:r>
      <w:r w:rsidR="00EA6389" w:rsidRPr="00EB11B3">
        <w:rPr>
          <w:rFonts w:ascii="Palatino Linotype" w:eastAsia="SimSun" w:hAnsi="Palatino Linotype"/>
          <w:bCs/>
          <w:lang w:eastAsia="zh-CN"/>
        </w:rPr>
        <w:t>provided,</w:t>
      </w:r>
      <w:r w:rsidR="00E91DC7" w:rsidRPr="00EB11B3">
        <w:rPr>
          <w:rFonts w:ascii="Palatino Linotype" w:eastAsia="SimSun" w:hAnsi="Palatino Linotype"/>
          <w:bCs/>
          <w:lang w:eastAsia="zh-CN"/>
        </w:rPr>
        <w:t xml:space="preserve"> and that for</w:t>
      </w:r>
      <w:r w:rsidR="00FF7CE1" w:rsidRPr="00EB11B3">
        <w:rPr>
          <w:rFonts w:ascii="Palatino Linotype" w:eastAsia="SimSun" w:hAnsi="Palatino Linotype"/>
          <w:bCs/>
          <w:lang w:eastAsia="zh-CN"/>
        </w:rPr>
        <w:t xml:space="preserve">eign key constraint is met with respective entities before the record can be added. One such example is, </w:t>
      </w:r>
      <w:proofErr w:type="gramStart"/>
      <w:r w:rsidR="00FF7CE1" w:rsidRPr="00EB11B3">
        <w:rPr>
          <w:rFonts w:ascii="Palatino Linotype" w:eastAsia="SimSun" w:hAnsi="Palatino Linotype"/>
          <w:bCs/>
          <w:lang w:eastAsia="zh-CN"/>
        </w:rPr>
        <w:t>a</w:t>
      </w:r>
      <w:proofErr w:type="gramEnd"/>
      <w:r w:rsidR="00FF7CE1" w:rsidRPr="00EB11B3">
        <w:rPr>
          <w:rFonts w:ascii="Palatino Linotype" w:eastAsia="SimSun" w:hAnsi="Palatino Linotype"/>
          <w:bCs/>
          <w:lang w:eastAsia="zh-CN"/>
        </w:rPr>
        <w:t xml:space="preserve"> order cannot be created without </w:t>
      </w:r>
      <w:r w:rsidR="0072468C" w:rsidRPr="00EB11B3">
        <w:rPr>
          <w:rFonts w:ascii="Palatino Linotype" w:eastAsia="SimSun" w:hAnsi="Palatino Linotype"/>
          <w:bCs/>
          <w:lang w:eastAsia="zh-CN"/>
        </w:rPr>
        <w:t>a stall_id and user_id</w:t>
      </w:r>
      <w:r w:rsidR="008B2CD0" w:rsidRPr="00EB11B3">
        <w:rPr>
          <w:rFonts w:ascii="Palatino Linotype" w:eastAsia="SimSun" w:hAnsi="Palatino Linotype"/>
          <w:bCs/>
          <w:lang w:eastAsia="zh-CN"/>
        </w:rPr>
        <w:t>, as the foreign key constraint needs to be met, and placeholder texts cannot be used</w:t>
      </w:r>
      <w:r w:rsidR="00EB11B3" w:rsidRPr="00EB11B3">
        <w:rPr>
          <w:rFonts w:ascii="Palatino Linotype" w:eastAsia="SimSun" w:hAnsi="Palatino Linotype"/>
          <w:bCs/>
          <w:lang w:eastAsia="zh-CN"/>
        </w:rPr>
        <w:t xml:space="preserve">. This means that in the case that either of the foreign keys are missing or have </w:t>
      </w:r>
      <w:proofErr w:type="gramStart"/>
      <w:r w:rsidR="00EB11B3" w:rsidRPr="00EB11B3">
        <w:rPr>
          <w:rFonts w:ascii="Palatino Linotype" w:eastAsia="SimSun" w:hAnsi="Palatino Linotype"/>
          <w:bCs/>
          <w:lang w:eastAsia="zh-CN"/>
        </w:rPr>
        <w:t>a</w:t>
      </w:r>
      <w:proofErr w:type="gramEnd"/>
      <w:r w:rsidR="00EB11B3" w:rsidRPr="00EB11B3">
        <w:rPr>
          <w:rFonts w:ascii="Palatino Linotype" w:eastAsia="SimSun" w:hAnsi="Palatino Linotype"/>
          <w:bCs/>
          <w:lang w:eastAsia="zh-CN"/>
        </w:rPr>
        <w:t xml:space="preserve"> invalid ID a order cannot be created maintaining the accuracy of the data.</w:t>
      </w:r>
    </w:p>
    <w:p w14:paraId="3DFCDD0E" w14:textId="5B39CA39" w:rsidR="00AC0AEA" w:rsidRDefault="00AC0AEA" w:rsidP="00AC0AEA">
      <w:pPr>
        <w:spacing w:after="160" w:line="259" w:lineRule="auto"/>
        <w:rPr>
          <w:rFonts w:ascii="Palatino Linotype" w:eastAsia="SimSun" w:hAnsi="Palatino Linotype"/>
          <w:b/>
          <w:lang w:eastAsia="zh-CN"/>
        </w:rPr>
      </w:pPr>
      <w:r>
        <w:rPr>
          <w:rFonts w:ascii="Palatino Linotype" w:eastAsia="SimSun" w:hAnsi="Palatino Linotype"/>
          <w:b/>
          <w:lang w:eastAsia="zh-CN"/>
        </w:rPr>
        <w:t xml:space="preserve">Update </w:t>
      </w:r>
      <w:r w:rsidRPr="00ED2736">
        <w:rPr>
          <w:rFonts w:ascii="Palatino Linotype" w:eastAsia="SimSun" w:hAnsi="Palatino Linotype"/>
          <w:b/>
          <w:lang w:eastAsia="zh-CN"/>
        </w:rPr>
        <w:t>anomalies:</w:t>
      </w:r>
    </w:p>
    <w:p w14:paraId="1F708F17" w14:textId="39BE8B7D" w:rsidR="00EB11B3" w:rsidRPr="00427D47" w:rsidRDefault="00EB11B3" w:rsidP="00AC0AEA">
      <w:pPr>
        <w:spacing w:after="160" w:line="259" w:lineRule="auto"/>
        <w:rPr>
          <w:rFonts w:ascii="Palatino Linotype" w:eastAsia="SimSun" w:hAnsi="Palatino Linotype"/>
          <w:bCs/>
          <w:lang w:eastAsia="zh-CN"/>
        </w:rPr>
      </w:pPr>
      <w:r w:rsidRPr="00427D47">
        <w:rPr>
          <w:rFonts w:ascii="Palatino Linotype" w:eastAsia="SimSun" w:hAnsi="Palatino Linotype"/>
          <w:bCs/>
          <w:lang w:eastAsia="zh-CN"/>
        </w:rPr>
        <w:t xml:space="preserve">An update anomaly occurs when data is required to update in multiple areas. My database design prevents this by making sure that each </w:t>
      </w:r>
      <w:r w:rsidR="00515992" w:rsidRPr="00427D47">
        <w:rPr>
          <w:rFonts w:ascii="Palatino Linotype" w:eastAsia="SimSun" w:hAnsi="Palatino Linotype"/>
          <w:bCs/>
          <w:lang w:eastAsia="zh-CN"/>
        </w:rPr>
        <w:t xml:space="preserve">piece of data exists at only one </w:t>
      </w:r>
      <w:r w:rsidR="00427D47" w:rsidRPr="00427D47">
        <w:rPr>
          <w:rFonts w:ascii="Palatino Linotype" w:eastAsia="SimSun" w:hAnsi="Palatino Linotype"/>
          <w:bCs/>
          <w:lang w:eastAsia="zh-CN"/>
        </w:rPr>
        <w:t>location, preventing</w:t>
      </w:r>
      <w:r w:rsidR="00515992" w:rsidRPr="00427D47">
        <w:rPr>
          <w:rFonts w:ascii="Palatino Linotype" w:eastAsia="SimSun" w:hAnsi="Palatino Linotype"/>
          <w:bCs/>
          <w:lang w:eastAsia="zh-CN"/>
        </w:rPr>
        <w:t xml:space="preserve"> duplicates. For example, when a stall name is </w:t>
      </w:r>
      <w:r w:rsidR="00192516" w:rsidRPr="00427D47">
        <w:rPr>
          <w:rFonts w:ascii="Palatino Linotype" w:eastAsia="SimSun" w:hAnsi="Palatino Linotype"/>
          <w:bCs/>
          <w:lang w:eastAsia="zh-CN"/>
        </w:rPr>
        <w:t>updated,</w:t>
      </w:r>
      <w:r w:rsidR="00A165D5" w:rsidRPr="00427D47">
        <w:rPr>
          <w:rFonts w:ascii="Palatino Linotype" w:eastAsia="SimSun" w:hAnsi="Palatino Linotype"/>
          <w:bCs/>
          <w:lang w:eastAsia="zh-CN"/>
        </w:rPr>
        <w:t xml:space="preserve"> it only needs to be updated in the </w:t>
      </w:r>
      <w:r w:rsidR="00296114" w:rsidRPr="00427D47">
        <w:rPr>
          <w:rFonts w:ascii="Palatino Linotype" w:eastAsia="SimSun" w:hAnsi="Palatino Linotype"/>
          <w:bCs/>
          <w:lang w:eastAsia="zh-CN"/>
        </w:rPr>
        <w:t>stall entity, as the order entity is linked to the stall entity through a foreign key</w:t>
      </w:r>
      <w:r w:rsidR="00427D47" w:rsidRPr="00427D47">
        <w:rPr>
          <w:rFonts w:ascii="Palatino Linotype" w:eastAsia="SimSun" w:hAnsi="Palatino Linotype"/>
          <w:bCs/>
          <w:lang w:eastAsia="zh-CN"/>
        </w:rPr>
        <w:t>. This prevents duplicate attributes, ensuring that the data is consistent.</w:t>
      </w:r>
    </w:p>
    <w:p w14:paraId="7447260A" w14:textId="13B13118" w:rsidR="00FB33F1" w:rsidRDefault="00FB33F1" w:rsidP="00020EF0">
      <w:pPr>
        <w:spacing w:after="160" w:line="259" w:lineRule="auto"/>
        <w:rPr>
          <w:rFonts w:ascii="Palatino Linotype" w:eastAsia="SimSun" w:hAnsi="Palatino Linotype"/>
          <w:b/>
          <w:lang w:eastAsia="zh-CN"/>
        </w:rPr>
      </w:pPr>
      <w:r>
        <w:rPr>
          <w:rFonts w:ascii="Palatino Linotype" w:eastAsia="SimSun" w:hAnsi="Palatino Linotype"/>
          <w:b/>
          <w:lang w:eastAsia="zh-CN"/>
        </w:rPr>
        <w:t xml:space="preserve">Deletion </w:t>
      </w:r>
      <w:r w:rsidRPr="00ED2736">
        <w:rPr>
          <w:rFonts w:ascii="Palatino Linotype" w:eastAsia="SimSun" w:hAnsi="Palatino Linotype"/>
          <w:b/>
          <w:lang w:eastAsia="zh-CN"/>
        </w:rPr>
        <w:t>anomalies:</w:t>
      </w:r>
    </w:p>
    <w:p w14:paraId="406F552F" w14:textId="0398A8AB" w:rsidR="00427D47" w:rsidRPr="006C0B8A" w:rsidRDefault="00427D47" w:rsidP="00020EF0">
      <w:pPr>
        <w:spacing w:after="160" w:line="259" w:lineRule="auto"/>
        <w:rPr>
          <w:rFonts w:ascii="Palatino Linotype" w:eastAsia="SimSun" w:hAnsi="Palatino Linotype"/>
          <w:bCs/>
          <w:lang w:eastAsia="zh-CN"/>
        </w:rPr>
      </w:pPr>
      <w:r w:rsidRPr="006C0B8A">
        <w:rPr>
          <w:rFonts w:ascii="Palatino Linotype" w:eastAsia="SimSun" w:hAnsi="Palatino Linotype"/>
          <w:bCs/>
          <w:lang w:eastAsia="zh-CN"/>
        </w:rPr>
        <w:t xml:space="preserve">A deletion anomaly can occur when the deletion of one piece of data </w:t>
      </w:r>
      <w:r w:rsidR="008D7FBA" w:rsidRPr="006C0B8A">
        <w:rPr>
          <w:rFonts w:ascii="Palatino Linotype" w:eastAsia="SimSun" w:hAnsi="Palatino Linotype"/>
          <w:bCs/>
          <w:lang w:eastAsia="zh-CN"/>
        </w:rPr>
        <w:t xml:space="preserve">unintentionally </w:t>
      </w:r>
      <w:r w:rsidRPr="006C0B8A">
        <w:rPr>
          <w:rFonts w:ascii="Palatino Linotype" w:eastAsia="SimSun" w:hAnsi="Palatino Linotype"/>
          <w:bCs/>
          <w:lang w:eastAsia="zh-CN"/>
        </w:rPr>
        <w:t xml:space="preserve">causes related data to be lost. My database design prevents this by making sure that each important data is stored </w:t>
      </w:r>
      <w:r w:rsidR="008D7FBA" w:rsidRPr="006C0B8A">
        <w:rPr>
          <w:rFonts w:ascii="Palatino Linotype" w:eastAsia="SimSun" w:hAnsi="Palatino Linotype"/>
          <w:bCs/>
          <w:lang w:eastAsia="zh-CN"/>
        </w:rPr>
        <w:t>separately. For example, when a</w:t>
      </w:r>
      <w:r w:rsidR="00C21D15" w:rsidRPr="006C0B8A">
        <w:rPr>
          <w:rFonts w:ascii="Palatino Linotype" w:eastAsia="SimSun" w:hAnsi="Palatino Linotype"/>
          <w:bCs/>
          <w:lang w:eastAsia="zh-CN"/>
        </w:rPr>
        <w:t xml:space="preserve">n </w:t>
      </w:r>
      <w:r w:rsidR="00563EFD" w:rsidRPr="006C0B8A">
        <w:rPr>
          <w:rFonts w:ascii="Palatino Linotype" w:eastAsia="SimSun" w:hAnsi="Palatino Linotype"/>
          <w:bCs/>
          <w:lang w:eastAsia="zh-CN"/>
        </w:rPr>
        <w:t>item in an order</w:t>
      </w:r>
      <w:r w:rsidR="00C21D15" w:rsidRPr="006C0B8A">
        <w:rPr>
          <w:rFonts w:ascii="Palatino Linotype" w:eastAsia="SimSun" w:hAnsi="Palatino Linotype"/>
          <w:bCs/>
          <w:lang w:eastAsia="zh-CN"/>
        </w:rPr>
        <w:t xml:space="preserve"> is deleted</w:t>
      </w:r>
      <w:r w:rsidR="00563EFD" w:rsidRPr="006C0B8A">
        <w:rPr>
          <w:rFonts w:ascii="Palatino Linotype" w:eastAsia="SimSun" w:hAnsi="Palatino Linotype"/>
          <w:bCs/>
          <w:lang w:eastAsia="zh-CN"/>
        </w:rPr>
        <w:t>,</w:t>
      </w:r>
      <w:r w:rsidR="00B769F9" w:rsidRPr="006C0B8A">
        <w:rPr>
          <w:rFonts w:ascii="Palatino Linotype" w:eastAsia="SimSun" w:hAnsi="Palatino Linotype"/>
          <w:bCs/>
          <w:lang w:eastAsia="zh-CN"/>
        </w:rPr>
        <w:t xml:space="preserve"> the order will not be deleted as the </w:t>
      </w:r>
      <w:r w:rsidR="00DB2CCF" w:rsidRPr="006C0B8A">
        <w:rPr>
          <w:rFonts w:ascii="Palatino Linotype" w:eastAsia="SimSun" w:hAnsi="Palatino Linotype"/>
          <w:bCs/>
          <w:lang w:eastAsia="zh-CN"/>
        </w:rPr>
        <w:t>order_detail entity</w:t>
      </w:r>
      <w:r w:rsidR="00872DF8" w:rsidRPr="006C0B8A">
        <w:rPr>
          <w:rFonts w:ascii="Palatino Linotype" w:eastAsia="SimSun" w:hAnsi="Palatino Linotype"/>
          <w:bCs/>
          <w:lang w:eastAsia="zh-CN"/>
        </w:rPr>
        <w:t xml:space="preserve"> is linked to the </w:t>
      </w:r>
      <w:r w:rsidR="00563EFD" w:rsidRPr="006C0B8A">
        <w:rPr>
          <w:rFonts w:ascii="Palatino Linotype" w:eastAsia="SimSun" w:hAnsi="Palatino Linotype"/>
          <w:bCs/>
          <w:lang w:eastAsia="zh-CN"/>
        </w:rPr>
        <w:t>order</w:t>
      </w:r>
      <w:r w:rsidR="00872DF8" w:rsidRPr="006C0B8A">
        <w:rPr>
          <w:rFonts w:ascii="Palatino Linotype" w:eastAsia="SimSun" w:hAnsi="Palatino Linotype"/>
          <w:bCs/>
          <w:lang w:eastAsia="zh-CN"/>
        </w:rPr>
        <w:t xml:space="preserve"> entity through a foreign key. This means that when a</w:t>
      </w:r>
      <w:r w:rsidR="007D39F1" w:rsidRPr="006C0B8A">
        <w:rPr>
          <w:rFonts w:ascii="Palatino Linotype" w:eastAsia="SimSun" w:hAnsi="Palatino Linotype"/>
          <w:bCs/>
          <w:lang w:eastAsia="zh-CN"/>
        </w:rPr>
        <w:t xml:space="preserve">n </w:t>
      </w:r>
      <w:r w:rsidR="009364ED" w:rsidRPr="006C0B8A">
        <w:rPr>
          <w:rFonts w:ascii="Palatino Linotype" w:eastAsia="SimSun" w:hAnsi="Palatino Linotype"/>
          <w:bCs/>
          <w:lang w:eastAsia="zh-CN"/>
        </w:rPr>
        <w:t>item</w:t>
      </w:r>
      <w:r w:rsidR="007D39F1" w:rsidRPr="006C0B8A">
        <w:rPr>
          <w:rFonts w:ascii="Palatino Linotype" w:eastAsia="SimSun" w:hAnsi="Palatino Linotype"/>
          <w:bCs/>
          <w:lang w:eastAsia="zh-CN"/>
        </w:rPr>
        <w:t xml:space="preserve"> in </w:t>
      </w:r>
      <w:r w:rsidR="00437F26" w:rsidRPr="006C0B8A">
        <w:rPr>
          <w:rFonts w:ascii="Palatino Linotype" w:eastAsia="SimSun" w:hAnsi="Palatino Linotype"/>
          <w:bCs/>
          <w:lang w:eastAsia="zh-CN"/>
        </w:rPr>
        <w:t>an</w:t>
      </w:r>
      <w:r w:rsidR="007D39F1" w:rsidRPr="006C0B8A">
        <w:rPr>
          <w:rFonts w:ascii="Palatino Linotype" w:eastAsia="SimSun" w:hAnsi="Palatino Linotype"/>
          <w:bCs/>
          <w:lang w:eastAsia="zh-CN"/>
        </w:rPr>
        <w:t xml:space="preserve"> order</w:t>
      </w:r>
      <w:r w:rsidR="009364ED" w:rsidRPr="006C0B8A">
        <w:rPr>
          <w:rFonts w:ascii="Palatino Linotype" w:eastAsia="SimSun" w:hAnsi="Palatino Linotype"/>
          <w:bCs/>
          <w:lang w:eastAsia="zh-CN"/>
        </w:rPr>
        <w:t xml:space="preserve"> is deleted, the related order will still be intact, ensuring that no important data is lost. </w:t>
      </w:r>
    </w:p>
    <w:p w14:paraId="1444FF63" w14:textId="77777777" w:rsidR="00FB33F1" w:rsidRDefault="00FB33F1" w:rsidP="00020EF0">
      <w:pPr>
        <w:spacing w:after="160" w:line="259" w:lineRule="auto"/>
      </w:pPr>
    </w:p>
    <w:p w14:paraId="5C28D056" w14:textId="1D0BCC74" w:rsidR="00B172D6" w:rsidRPr="00A906C1" w:rsidRDefault="00CA029D" w:rsidP="00020EF0">
      <w:pPr>
        <w:spacing w:after="160" w:line="259" w:lineRule="auto"/>
        <w:rPr>
          <w:rFonts w:ascii="Times" w:eastAsiaTheme="majorEastAsia" w:hAnsi="Times" w:cstheme="majorBidi"/>
          <w:b/>
          <w:color w:val="000000" w:themeColor="text1"/>
          <w:sz w:val="32"/>
          <w:szCs w:val="32"/>
        </w:rPr>
      </w:pPr>
      <w:r>
        <w:br w:type="page"/>
      </w:r>
    </w:p>
    <w:p w14:paraId="7E467F45" w14:textId="64F4A580" w:rsidR="008A5D37" w:rsidRDefault="00871FE4" w:rsidP="00915940">
      <w:pPr>
        <w:pStyle w:val="Heading2"/>
      </w:pPr>
      <w:bookmarkStart w:id="13" w:name="_Toc179731378"/>
      <w:r w:rsidRPr="00871FE4">
        <w:lastRenderedPageBreak/>
        <w:t>ADE</w:t>
      </w:r>
      <w:r w:rsidR="00A906C1">
        <w:t>V</w:t>
      </w:r>
      <w:r w:rsidRPr="00871FE4">
        <w:t>: Web Application Design (3</w:t>
      </w:r>
      <w:r w:rsidR="00C042F8">
        <w:t>0</w:t>
      </w:r>
      <w:r w:rsidRPr="00871FE4">
        <w:t>%)</w:t>
      </w:r>
      <w:bookmarkEnd w:id="13"/>
      <w:r w:rsidRPr="00871FE4">
        <w:t xml:space="preserve"> </w:t>
      </w:r>
      <w:bookmarkStart w:id="14" w:name="_Toc179731379"/>
    </w:p>
    <w:p w14:paraId="5F52A9C8" w14:textId="531CEF07" w:rsidR="00915940" w:rsidRDefault="00915940" w:rsidP="00915940">
      <w:pPr>
        <w:pStyle w:val="Heading2"/>
      </w:pPr>
      <w:r>
        <w:t xml:space="preserve">Section </w:t>
      </w:r>
      <w:r w:rsidR="00450576">
        <w:t>G</w:t>
      </w:r>
      <w:r>
        <w:t xml:space="preserve">: </w:t>
      </w:r>
      <w:r w:rsidR="0085177C">
        <w:t>Implementation</w:t>
      </w:r>
      <w:r w:rsidR="46B4D16E">
        <w:t xml:space="preserve"> (15%)</w:t>
      </w:r>
      <w:r w:rsidR="0085177C">
        <w:t>, Design &amp; Layout</w:t>
      </w:r>
      <w:r w:rsidR="442BF769">
        <w:t xml:space="preserve"> </w:t>
      </w:r>
      <w:r w:rsidR="4C801070">
        <w:t>(5%)</w:t>
      </w:r>
      <w:r w:rsidR="007301EF">
        <w:t>, Justification</w:t>
      </w:r>
      <w:r w:rsidR="0085177C">
        <w:t xml:space="preserve"> </w:t>
      </w:r>
      <w:r>
        <w:t>(</w:t>
      </w:r>
      <w:r w:rsidR="0085177C">
        <w:t>1</w:t>
      </w:r>
      <w:r w:rsidR="28951DE3">
        <w:t>0</w:t>
      </w:r>
      <w:r>
        <w:t>%)</w:t>
      </w:r>
      <w:bookmarkEnd w:id="14"/>
    </w:p>
    <w:p w14:paraId="0A3F58F4" w14:textId="77777777" w:rsidR="00146F50" w:rsidRDefault="00146F50" w:rsidP="00146F50"/>
    <w:p w14:paraId="1CDF9E4C" w14:textId="68784295" w:rsidR="00BC1CE2" w:rsidRDefault="000F1F29" w:rsidP="00146F50">
      <w:r>
        <w:t xml:space="preserve">Include screenshots of each page </w:t>
      </w:r>
      <w:r w:rsidR="009C7A3D">
        <w:t xml:space="preserve">implemented </w:t>
      </w:r>
      <w:r>
        <w:t>under this section.</w:t>
      </w:r>
      <w:r w:rsidR="0023240A">
        <w:t xml:space="preserve"> </w:t>
      </w:r>
      <w:r>
        <w:t>Clearly label each page name.</w:t>
      </w:r>
      <w:r w:rsidR="0D6E63B2">
        <w:t xml:space="preserve"> Explain and justify the HTML design choices you made in your implementation. Your explanation should describe how the selected HTML elements support the structure and requirements of your ER diagram submitted under Task 4, why they are suitable for presenting the application’s data and functionality, and how they contribute to usability for the intended users.</w:t>
      </w:r>
    </w:p>
    <w:p w14:paraId="4F1706FD" w14:textId="77777777" w:rsidR="009308B4" w:rsidRDefault="009308B4" w:rsidP="00146F50"/>
    <w:p w14:paraId="16537857" w14:textId="2CA0A363" w:rsidR="009308B4" w:rsidRDefault="009308B4" w:rsidP="00146F50">
      <w:r>
        <w:t>Image of Home page</w:t>
      </w:r>
    </w:p>
    <w:p w14:paraId="3FCF5FF7" w14:textId="14A24813" w:rsidR="001003BD" w:rsidRDefault="00BC1CE2" w:rsidP="00146F50">
      <w:r w:rsidRPr="00BC1CE2">
        <w:rPr>
          <w:noProof/>
        </w:rPr>
        <w:drawing>
          <wp:anchor distT="0" distB="0" distL="114300" distR="114300" simplePos="0" relativeHeight="251659264" behindDoc="0" locked="0" layoutInCell="1" allowOverlap="1" wp14:anchorId="2199BE8A" wp14:editId="1EF65831">
            <wp:simplePos x="0" y="0"/>
            <wp:positionH relativeFrom="margin">
              <wp:align>center</wp:align>
            </wp:positionH>
            <wp:positionV relativeFrom="paragraph">
              <wp:posOffset>255463</wp:posOffset>
            </wp:positionV>
            <wp:extent cx="7044055" cy="3641090"/>
            <wp:effectExtent l="0" t="0" r="4445" b="0"/>
            <wp:wrapTopAndBottom/>
            <wp:docPr id="261320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0124"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044055" cy="3641090"/>
                    </a:xfrm>
                    <a:prstGeom prst="rect">
                      <a:avLst/>
                    </a:prstGeom>
                  </pic:spPr>
                </pic:pic>
              </a:graphicData>
            </a:graphic>
            <wp14:sizeRelH relativeFrom="margin">
              <wp14:pctWidth>0</wp14:pctWidth>
            </wp14:sizeRelH>
            <wp14:sizeRelV relativeFrom="margin">
              <wp14:pctHeight>0</wp14:pctHeight>
            </wp14:sizeRelV>
          </wp:anchor>
        </w:drawing>
      </w:r>
    </w:p>
    <w:p w14:paraId="0CAF2D2A" w14:textId="545B7F5F" w:rsidR="008712B6" w:rsidRDefault="008712B6" w:rsidP="00BC1CE2">
      <w:pPr>
        <w:jc w:val="center"/>
      </w:pPr>
    </w:p>
    <w:p w14:paraId="30906BAE" w14:textId="0FB481BA" w:rsidR="00C02ECC" w:rsidRDefault="00BC1CE2" w:rsidP="233BDB46">
      <w:r w:rsidRPr="00B63889">
        <w:rPr>
          <w:highlight w:val="yellow"/>
        </w:rPr>
        <w:t>&lt;</w:t>
      </w:r>
      <w:r w:rsidR="001A4DB7" w:rsidRPr="00B63889">
        <w:rPr>
          <w:highlight w:val="yellow"/>
        </w:rPr>
        <w:t>home.html</w:t>
      </w:r>
      <w:r w:rsidRPr="00B63889">
        <w:rPr>
          <w:highlight w:val="yellow"/>
        </w:rPr>
        <w:t>&gt;</w:t>
      </w:r>
    </w:p>
    <w:p w14:paraId="713C91BA" w14:textId="77777777" w:rsidR="001A4DB7" w:rsidRDefault="001A4DB7" w:rsidP="233BDB46"/>
    <w:p w14:paraId="11025A27" w14:textId="46ECABDA" w:rsidR="0003568C" w:rsidRDefault="00896724" w:rsidP="233BDB46">
      <w:r w:rsidRPr="00896724">
        <w:t xml:space="preserve">The home page is the first page most users will see, so </w:t>
      </w:r>
      <w:r>
        <w:t>I</w:t>
      </w:r>
      <w:r w:rsidRPr="00896724">
        <w:t xml:space="preserve"> decided to keep the design clean and uncluttered to avoid overwhelming the user on entry. A &lt;header&gt; at the top of the screen contains a navigation bar with links to Home, Menu, Order Status, Order History and Login. This same navigation bar appears on every page except the login screen, ensuring consistency making it easy for users to navigate around the website. In the cen</w:t>
      </w:r>
      <w:r>
        <w:t>ter</w:t>
      </w:r>
      <w:r w:rsidRPr="00896724">
        <w:t xml:space="preserve"> of the page, I added a welcome panel that briefly explains what the system does and invites users to start ordering. I used &lt;h2&gt; headings and a short &lt;p&gt; text to keep the information light and easy to read. I also added a prominent "Order Now" button, made by wrapping a &lt;button&gt; inside a &lt;a&gt; tag in order to guide users to the menu page and start ordering.</w:t>
      </w:r>
    </w:p>
    <w:p w14:paraId="4A0F84ED" w14:textId="77777777" w:rsidR="00896724" w:rsidRDefault="00896724" w:rsidP="233BDB46"/>
    <w:p w14:paraId="77E74EDA" w14:textId="0F43F70A" w:rsidR="00192516" w:rsidRDefault="00192516" w:rsidP="233BDB46">
      <w:pPr>
        <w:rPr>
          <w:highlight w:val="yellow"/>
        </w:rPr>
      </w:pPr>
    </w:p>
    <w:p w14:paraId="6702827F" w14:textId="12C4EF64" w:rsidR="001A4DB7" w:rsidRDefault="00850D20" w:rsidP="001A4DB7">
      <w:r w:rsidRPr="00850D20">
        <w:rPr>
          <w:noProof/>
        </w:rPr>
        <w:drawing>
          <wp:anchor distT="0" distB="0" distL="114300" distR="114300" simplePos="0" relativeHeight="251660288" behindDoc="0" locked="0" layoutInCell="1" allowOverlap="1" wp14:anchorId="7121039E" wp14:editId="3CD05269">
            <wp:simplePos x="0" y="0"/>
            <wp:positionH relativeFrom="margin">
              <wp:align>center</wp:align>
            </wp:positionH>
            <wp:positionV relativeFrom="paragraph">
              <wp:posOffset>318770</wp:posOffset>
            </wp:positionV>
            <wp:extent cx="7035165" cy="3636010"/>
            <wp:effectExtent l="0" t="0" r="0" b="2540"/>
            <wp:wrapTopAndBottom/>
            <wp:docPr id="174834452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4523" name="Picture 1"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35165" cy="3636010"/>
                    </a:xfrm>
                    <a:prstGeom prst="rect">
                      <a:avLst/>
                    </a:prstGeom>
                  </pic:spPr>
                </pic:pic>
              </a:graphicData>
            </a:graphic>
            <wp14:sizeRelH relativeFrom="margin">
              <wp14:pctWidth>0</wp14:pctWidth>
            </wp14:sizeRelH>
            <wp14:sizeRelV relativeFrom="margin">
              <wp14:pctHeight>0</wp14:pctHeight>
            </wp14:sizeRelV>
          </wp:anchor>
        </w:drawing>
      </w:r>
      <w:r>
        <w:t>Image of Menu Page</w:t>
      </w:r>
    </w:p>
    <w:p w14:paraId="48C127AF" w14:textId="141ACC98" w:rsidR="00850D20" w:rsidRDefault="00850D20" w:rsidP="001A4DB7"/>
    <w:p w14:paraId="665523C4" w14:textId="4ED81249" w:rsidR="001A4DB7" w:rsidRDefault="001A4DB7" w:rsidP="001A4DB7"/>
    <w:p w14:paraId="6B4A0A0A" w14:textId="0504E1AB" w:rsidR="001A4DB7" w:rsidRDefault="001A4DB7" w:rsidP="001A4DB7">
      <w:r w:rsidRPr="00B63889">
        <w:rPr>
          <w:highlight w:val="yellow"/>
        </w:rPr>
        <w:t>&lt;</w:t>
      </w:r>
      <w:r w:rsidR="00E97566" w:rsidRPr="00B63889">
        <w:rPr>
          <w:highlight w:val="yellow"/>
        </w:rPr>
        <w:t>menu</w:t>
      </w:r>
      <w:r w:rsidRPr="00B63889">
        <w:rPr>
          <w:highlight w:val="yellow"/>
        </w:rPr>
        <w:t>.html&gt;</w:t>
      </w:r>
    </w:p>
    <w:p w14:paraId="12701ACC" w14:textId="77777777" w:rsidR="001A4DB7" w:rsidRDefault="001A4DB7" w:rsidP="001A4DB7"/>
    <w:p w14:paraId="73ED05C0" w14:textId="178C6F3C" w:rsidR="001A4DB7" w:rsidRDefault="00E97566" w:rsidP="233BDB46">
      <w:r w:rsidRPr="00E97566">
        <w:t xml:space="preserve">The Menu page is where users browse items before placing an order, so it was specifically designed to present each dish clearly. The navigation bar remains at the top to maintain website consistency. The page layout is split into two sections: a filter panel on the left and </w:t>
      </w:r>
      <w:r w:rsidR="00257B12">
        <w:t>a</w:t>
      </w:r>
      <w:r w:rsidRPr="00E97566">
        <w:t xml:space="preserve"> menu grid on the right. The filter panel, made using a &lt;div&gt; housing &lt;label&gt; elements and &lt;input type="checkbox"&gt; fields, forms a column of filters. This </w:t>
      </w:r>
      <w:r w:rsidR="00C7543F">
        <w:t xml:space="preserve">lets </w:t>
      </w:r>
      <w:r w:rsidRPr="00E97566">
        <w:t xml:space="preserve">users to narrow down items by categories linked to attributes from Menu_Item and Item_Attribute entities in the ERD. In the menu grid, each dish appears in a &lt;div&gt; card, which </w:t>
      </w:r>
      <w:r w:rsidR="00964965" w:rsidRPr="00E97566">
        <w:t>includes &lt;</w:t>
      </w:r>
      <w:r w:rsidRPr="00E97566">
        <w:t>img&gt; for the picture, &lt;h3&gt; heading for the name, and &lt;p&gt; elements for the description, stall, and price. Each card also features a "Buy Now" button wrapped in an &lt;a&gt; tag, directing users to the Order Status page to track their ord</w:t>
      </w:r>
      <w:r w:rsidR="00964965">
        <w:t>er.</w:t>
      </w:r>
    </w:p>
    <w:p w14:paraId="22223CE7" w14:textId="77777777" w:rsidR="009E48BA" w:rsidRDefault="009E48BA" w:rsidP="233BDB46"/>
    <w:p w14:paraId="0730EA4C" w14:textId="77777777" w:rsidR="00E97566" w:rsidRDefault="00E97566" w:rsidP="233BDB46">
      <w:pPr>
        <w:rPr>
          <w:highlight w:val="yellow"/>
        </w:rPr>
      </w:pPr>
    </w:p>
    <w:p w14:paraId="38DD1A1F" w14:textId="77777777" w:rsidR="009308B4" w:rsidRDefault="009308B4" w:rsidP="233BDB46">
      <w:pPr>
        <w:rPr>
          <w:highlight w:val="yellow"/>
        </w:rPr>
      </w:pPr>
    </w:p>
    <w:p w14:paraId="54F82665" w14:textId="77777777" w:rsidR="00647D47" w:rsidRDefault="00647D47" w:rsidP="233BDB46">
      <w:pPr>
        <w:rPr>
          <w:highlight w:val="yellow"/>
        </w:rPr>
      </w:pPr>
    </w:p>
    <w:p w14:paraId="6B6DEDD0" w14:textId="77777777" w:rsidR="00647D47" w:rsidRDefault="00647D47" w:rsidP="233BDB46">
      <w:pPr>
        <w:rPr>
          <w:highlight w:val="yellow"/>
        </w:rPr>
      </w:pPr>
    </w:p>
    <w:p w14:paraId="59A40A32" w14:textId="77777777" w:rsidR="00647D47" w:rsidRDefault="00647D47" w:rsidP="233BDB46">
      <w:pPr>
        <w:rPr>
          <w:highlight w:val="yellow"/>
        </w:rPr>
      </w:pPr>
    </w:p>
    <w:p w14:paraId="6A4FC2CA" w14:textId="77777777" w:rsidR="00647D47" w:rsidRDefault="00647D47" w:rsidP="233BDB46">
      <w:pPr>
        <w:rPr>
          <w:highlight w:val="yellow"/>
        </w:rPr>
      </w:pPr>
    </w:p>
    <w:p w14:paraId="7ECA70F9" w14:textId="77777777" w:rsidR="00647D47" w:rsidRDefault="00647D47" w:rsidP="233BDB46">
      <w:pPr>
        <w:rPr>
          <w:highlight w:val="yellow"/>
        </w:rPr>
      </w:pPr>
    </w:p>
    <w:p w14:paraId="0303C6C5" w14:textId="77777777" w:rsidR="00647D47" w:rsidRDefault="00647D47" w:rsidP="233BDB46">
      <w:pPr>
        <w:rPr>
          <w:highlight w:val="yellow"/>
        </w:rPr>
      </w:pPr>
    </w:p>
    <w:p w14:paraId="1F923C14" w14:textId="20348887" w:rsidR="00647D47" w:rsidRDefault="00647D47" w:rsidP="233BDB46">
      <w:r w:rsidRPr="00647D47">
        <w:t>Image of Order Status Page</w:t>
      </w:r>
    </w:p>
    <w:p w14:paraId="653FA4E6" w14:textId="77777777" w:rsidR="00647D47" w:rsidRDefault="00647D47" w:rsidP="233BDB46"/>
    <w:p w14:paraId="59389B89" w14:textId="77777777" w:rsidR="00647D47" w:rsidRPr="00647D47" w:rsidRDefault="00647D47" w:rsidP="233BDB46"/>
    <w:p w14:paraId="7C19FB3D" w14:textId="7008CA61" w:rsidR="001A4DB7" w:rsidRDefault="00647D47" w:rsidP="001A4DB7">
      <w:r w:rsidRPr="00647D47">
        <w:rPr>
          <w:noProof/>
        </w:rPr>
        <w:lastRenderedPageBreak/>
        <w:drawing>
          <wp:anchor distT="0" distB="0" distL="114300" distR="114300" simplePos="0" relativeHeight="251661312" behindDoc="0" locked="0" layoutInCell="1" allowOverlap="1" wp14:anchorId="7C4A9B65" wp14:editId="6BB3A9DD">
            <wp:simplePos x="0" y="0"/>
            <wp:positionH relativeFrom="column">
              <wp:posOffset>-776605</wp:posOffset>
            </wp:positionH>
            <wp:positionV relativeFrom="paragraph">
              <wp:posOffset>0</wp:posOffset>
            </wp:positionV>
            <wp:extent cx="7230745" cy="3748405"/>
            <wp:effectExtent l="0" t="0" r="8255" b="4445"/>
            <wp:wrapTopAndBottom/>
            <wp:docPr id="1347945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5003"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230745" cy="3748405"/>
                    </a:xfrm>
                    <a:prstGeom prst="rect">
                      <a:avLst/>
                    </a:prstGeom>
                  </pic:spPr>
                </pic:pic>
              </a:graphicData>
            </a:graphic>
            <wp14:sizeRelH relativeFrom="margin">
              <wp14:pctWidth>0</wp14:pctWidth>
            </wp14:sizeRelH>
            <wp14:sizeRelV relativeFrom="margin">
              <wp14:pctHeight>0</wp14:pctHeight>
            </wp14:sizeRelV>
          </wp:anchor>
        </w:drawing>
      </w:r>
    </w:p>
    <w:p w14:paraId="0BC8461B" w14:textId="00C802EF" w:rsidR="001A4DB7" w:rsidRDefault="001A4DB7" w:rsidP="001A4DB7">
      <w:r w:rsidRPr="00B63889">
        <w:rPr>
          <w:highlight w:val="yellow"/>
        </w:rPr>
        <w:t>&lt;</w:t>
      </w:r>
      <w:r w:rsidR="003B0D66" w:rsidRPr="00B63889">
        <w:rPr>
          <w:highlight w:val="yellow"/>
        </w:rPr>
        <w:t>status</w:t>
      </w:r>
      <w:r w:rsidRPr="00B63889">
        <w:rPr>
          <w:highlight w:val="yellow"/>
        </w:rPr>
        <w:t>.html&gt;</w:t>
      </w:r>
    </w:p>
    <w:p w14:paraId="1D361F80" w14:textId="77777777" w:rsidR="001A4DB7" w:rsidRDefault="001A4DB7" w:rsidP="001A4DB7"/>
    <w:p w14:paraId="478DAA45" w14:textId="4B910713" w:rsidR="001A4DB7" w:rsidRDefault="003B0D66" w:rsidP="233BDB46">
      <w:r w:rsidRPr="003B0D66">
        <w:t xml:space="preserve">The Order Status page shows users the progress of their active order, so the layout was structured to make key details easy to find </w:t>
      </w:r>
      <w:proofErr w:type="gramStart"/>
      <w:r w:rsidRPr="003B0D66">
        <w:t>at a glance</w:t>
      </w:r>
      <w:proofErr w:type="gramEnd"/>
      <w:r w:rsidRPr="003B0D66">
        <w:t xml:space="preserve">. The consistent &lt;header&gt; navigation bar is included at the top for website consistency. The main content is divided into two sections: the left panel for order metadata and the right panel for ordered items. The left panel uses &lt;p&gt; elements in a small &lt;table&gt; structure to present the order time, status, and estimated waiting time—attributes corresponding to the Order and Stall entities in the ERD. A Gif is added for engagement while the user waits. Two buttons wrapped in &lt;a&gt; tags allow users to return to the menu or cancel the order, providing control. The right panel uses a structured &lt;table&gt; to list each item, quantity, and price, representing the </w:t>
      </w:r>
      <w:proofErr w:type="spellStart"/>
      <w:r w:rsidRPr="003B0D66">
        <w:t>Order_Item</w:t>
      </w:r>
      <w:proofErr w:type="spellEnd"/>
      <w:r w:rsidRPr="003B0D66">
        <w:t xml:space="preserve"> relationship and giving users a purchase summary.</w:t>
      </w:r>
    </w:p>
    <w:p w14:paraId="594C0926" w14:textId="77777777" w:rsidR="003B0D66" w:rsidRDefault="003B0D66" w:rsidP="233BDB46">
      <w:pPr>
        <w:rPr>
          <w:highlight w:val="yellow"/>
        </w:rPr>
      </w:pPr>
    </w:p>
    <w:p w14:paraId="49B2BFE7" w14:textId="6327B065" w:rsidR="001A4DB7" w:rsidRDefault="001A4DB7" w:rsidP="001A4DB7"/>
    <w:p w14:paraId="13A76541" w14:textId="77777777" w:rsidR="00EC0AE5" w:rsidRDefault="00EC0AE5" w:rsidP="001A4DB7"/>
    <w:p w14:paraId="0D1FAD45" w14:textId="77777777" w:rsidR="00EC0AE5" w:rsidRDefault="00EC0AE5" w:rsidP="001A4DB7"/>
    <w:p w14:paraId="21747E98" w14:textId="77777777" w:rsidR="00EC0AE5" w:rsidRDefault="00EC0AE5" w:rsidP="001A4DB7"/>
    <w:p w14:paraId="039DD317" w14:textId="77777777" w:rsidR="00EC0AE5" w:rsidRDefault="00EC0AE5" w:rsidP="001A4DB7"/>
    <w:p w14:paraId="1C2BD0B8" w14:textId="77777777" w:rsidR="00EC0AE5" w:rsidRDefault="00EC0AE5" w:rsidP="001A4DB7"/>
    <w:p w14:paraId="1DCC4EA8" w14:textId="77777777" w:rsidR="00EC0AE5" w:rsidRDefault="00EC0AE5" w:rsidP="001A4DB7"/>
    <w:p w14:paraId="069D2E52" w14:textId="77777777" w:rsidR="00EC0AE5" w:rsidRDefault="00EC0AE5" w:rsidP="001A4DB7"/>
    <w:p w14:paraId="388518F4" w14:textId="77777777" w:rsidR="00EC0AE5" w:rsidRDefault="00EC0AE5" w:rsidP="001A4DB7"/>
    <w:p w14:paraId="5943A5AE" w14:textId="77777777" w:rsidR="00EC0AE5" w:rsidRDefault="00EC0AE5" w:rsidP="001A4DB7"/>
    <w:p w14:paraId="61290C13" w14:textId="77777777" w:rsidR="00EC0AE5" w:rsidRDefault="00EC0AE5" w:rsidP="001A4DB7"/>
    <w:p w14:paraId="5195A738" w14:textId="77777777" w:rsidR="00EC0AE5" w:rsidRDefault="00EC0AE5" w:rsidP="001A4DB7"/>
    <w:p w14:paraId="3BCD8D21" w14:textId="77777777" w:rsidR="00EC0AE5" w:rsidRDefault="00EC0AE5" w:rsidP="001A4DB7"/>
    <w:p w14:paraId="1E74ADC4" w14:textId="77777777" w:rsidR="00EC0AE5" w:rsidRDefault="00EC0AE5" w:rsidP="001A4DB7"/>
    <w:p w14:paraId="7C857BD2" w14:textId="39D43EA9" w:rsidR="00EC0AE5" w:rsidRDefault="00EC0AE5" w:rsidP="001A4DB7">
      <w:r>
        <w:lastRenderedPageBreak/>
        <w:t>Image of Login page</w:t>
      </w:r>
    </w:p>
    <w:p w14:paraId="5B7860F7" w14:textId="77777777" w:rsidR="00EC0AE5" w:rsidRDefault="00EC0AE5" w:rsidP="001A4DB7"/>
    <w:p w14:paraId="3261FA3B" w14:textId="418B2D88" w:rsidR="00EC0AE5" w:rsidRDefault="00EC0AE5" w:rsidP="001A4DB7">
      <w:r w:rsidRPr="00EC0AE5">
        <w:rPr>
          <w:noProof/>
        </w:rPr>
        <w:drawing>
          <wp:anchor distT="0" distB="0" distL="114300" distR="114300" simplePos="0" relativeHeight="251662336" behindDoc="0" locked="0" layoutInCell="1" allowOverlap="1" wp14:anchorId="135E8ABC" wp14:editId="0D4C2266">
            <wp:simplePos x="0" y="0"/>
            <wp:positionH relativeFrom="margin">
              <wp:align>center</wp:align>
            </wp:positionH>
            <wp:positionV relativeFrom="paragraph">
              <wp:posOffset>0</wp:posOffset>
            </wp:positionV>
            <wp:extent cx="7107555" cy="3684270"/>
            <wp:effectExtent l="0" t="0" r="0" b="0"/>
            <wp:wrapTopAndBottom/>
            <wp:docPr id="157728382" name="Picture 1" descr="A blurry image of a room with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8382" name="Picture 1" descr="A blurry image of a room with a login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107555" cy="3684270"/>
                    </a:xfrm>
                    <a:prstGeom prst="rect">
                      <a:avLst/>
                    </a:prstGeom>
                  </pic:spPr>
                </pic:pic>
              </a:graphicData>
            </a:graphic>
            <wp14:sizeRelH relativeFrom="margin">
              <wp14:pctWidth>0</wp14:pctWidth>
            </wp14:sizeRelH>
            <wp14:sizeRelV relativeFrom="margin">
              <wp14:pctHeight>0</wp14:pctHeight>
            </wp14:sizeRelV>
          </wp:anchor>
        </w:drawing>
      </w:r>
    </w:p>
    <w:p w14:paraId="6978D3B6" w14:textId="3DDC8E07" w:rsidR="001A4DB7" w:rsidRDefault="001A4DB7" w:rsidP="001A4DB7">
      <w:r w:rsidRPr="0054148D">
        <w:rPr>
          <w:highlight w:val="yellow"/>
        </w:rPr>
        <w:t>&lt;</w:t>
      </w:r>
      <w:r w:rsidR="00EC0AE5">
        <w:rPr>
          <w:highlight w:val="yellow"/>
        </w:rPr>
        <w:t>login</w:t>
      </w:r>
      <w:r w:rsidRPr="0054148D">
        <w:rPr>
          <w:highlight w:val="yellow"/>
        </w:rPr>
        <w:t>.html&gt;</w:t>
      </w:r>
    </w:p>
    <w:p w14:paraId="5B5EE24E" w14:textId="77777777" w:rsidR="001A4DB7" w:rsidRDefault="001A4DB7" w:rsidP="001A4DB7"/>
    <w:p w14:paraId="0A7F477C" w14:textId="724F0A61" w:rsidR="001A4DB7" w:rsidRDefault="00301337" w:rsidP="233BDB46">
      <w:r w:rsidRPr="00422F6C">
        <w:t>The Login page is designed to be simple and focused, giving users a clear entry point into the website. Unlike the othe</w:t>
      </w:r>
      <w:r w:rsidR="00422F6C" w:rsidRPr="00422F6C">
        <w:t xml:space="preserve">r </w:t>
      </w:r>
      <w:r w:rsidRPr="00422F6C">
        <w:t xml:space="preserve">pages </w:t>
      </w:r>
      <w:r w:rsidR="00422F6C" w:rsidRPr="00422F6C">
        <w:t>on</w:t>
      </w:r>
      <w:r w:rsidRPr="00422F6C">
        <w:t xml:space="preserve"> the website, this one intentionally excludes the &lt;header&gt; navigation bar. Removing navigation prevents users from accessing pages that require authentication and keeps their focus on completing the login process. The main content </w:t>
      </w:r>
      <w:r w:rsidR="00F13154">
        <w:t xml:space="preserve">is </w:t>
      </w:r>
      <w:r w:rsidRPr="00422F6C">
        <w:t xml:space="preserve">centred on the screen using a structured &lt;div&gt; that contains the login form. The form uses a &lt;label&gt; with &lt;input&gt; fields for the email and password, ensuring the layout is easy to follow. A </w:t>
      </w:r>
      <w:r w:rsidR="005872D7" w:rsidRPr="00422F6C">
        <w:t>concise</w:t>
      </w:r>
      <w:r w:rsidRPr="00422F6C">
        <w:t xml:space="preserve"> &lt;p&gt; message guides user on what to enter, keeping instructions clear. Below the inputs, a "Login" button created with a &lt;button&gt; element submits the form and directs user into the system. The overall layout keeps the page clean, straightforward, and consistent with the design choices across the site</w:t>
      </w:r>
      <w:r w:rsidR="00422F6C">
        <w:t>.</w:t>
      </w:r>
    </w:p>
    <w:p w14:paraId="6561FD77" w14:textId="77777777" w:rsidR="00422F6C" w:rsidRDefault="00422F6C" w:rsidP="233BDB46"/>
    <w:p w14:paraId="3B5D1461" w14:textId="77777777" w:rsidR="00422F6C" w:rsidRDefault="00422F6C" w:rsidP="233BDB46"/>
    <w:p w14:paraId="5E554306" w14:textId="77777777" w:rsidR="00D01ADA" w:rsidRDefault="00D01ADA" w:rsidP="233BDB46"/>
    <w:p w14:paraId="479013D6" w14:textId="77777777" w:rsidR="00D01ADA" w:rsidRDefault="00D01ADA" w:rsidP="233BDB46"/>
    <w:p w14:paraId="61B001F6" w14:textId="77777777" w:rsidR="00D01ADA" w:rsidRDefault="00D01ADA" w:rsidP="233BDB46"/>
    <w:p w14:paraId="43162614" w14:textId="77777777" w:rsidR="00D01ADA" w:rsidRDefault="00D01ADA" w:rsidP="233BDB46"/>
    <w:p w14:paraId="28C59C24" w14:textId="77777777" w:rsidR="00D01ADA" w:rsidRDefault="00D01ADA" w:rsidP="233BDB46"/>
    <w:p w14:paraId="6D69F84E" w14:textId="77777777" w:rsidR="00D01ADA" w:rsidRDefault="00D01ADA" w:rsidP="233BDB46"/>
    <w:p w14:paraId="4723C34C" w14:textId="77777777" w:rsidR="00D01ADA" w:rsidRDefault="00D01ADA" w:rsidP="233BDB46"/>
    <w:p w14:paraId="4AB1F533" w14:textId="77777777" w:rsidR="00D01ADA" w:rsidRDefault="00D01ADA" w:rsidP="233BDB46"/>
    <w:p w14:paraId="4F7363F7" w14:textId="77777777" w:rsidR="00D01ADA" w:rsidRDefault="00D01ADA" w:rsidP="233BDB46"/>
    <w:p w14:paraId="536FC32F" w14:textId="77777777" w:rsidR="00D01ADA" w:rsidRDefault="00D01ADA" w:rsidP="233BDB46"/>
    <w:p w14:paraId="66A2C111" w14:textId="77777777" w:rsidR="00D01ADA" w:rsidRDefault="00D01ADA" w:rsidP="233BDB46"/>
    <w:p w14:paraId="7A7F7A81" w14:textId="2F9F15F6" w:rsidR="00D01ADA" w:rsidRDefault="00D01ADA" w:rsidP="233BDB46">
      <w:r>
        <w:lastRenderedPageBreak/>
        <w:t>Image of Order History Page</w:t>
      </w:r>
    </w:p>
    <w:p w14:paraId="5A21EFB0" w14:textId="77777777" w:rsidR="00D01ADA" w:rsidRDefault="00D01ADA" w:rsidP="233BDB46"/>
    <w:p w14:paraId="1166BF67" w14:textId="3CBB7B78" w:rsidR="00422F6C" w:rsidRDefault="00D01ADA" w:rsidP="00422F6C">
      <w:r w:rsidRPr="0032782E">
        <w:rPr>
          <w:noProof/>
        </w:rPr>
        <w:drawing>
          <wp:anchor distT="0" distB="0" distL="114300" distR="114300" simplePos="0" relativeHeight="251663360" behindDoc="0" locked="0" layoutInCell="1" allowOverlap="1" wp14:anchorId="589A1907" wp14:editId="7EE387A4">
            <wp:simplePos x="0" y="0"/>
            <wp:positionH relativeFrom="margin">
              <wp:posOffset>-538480</wp:posOffset>
            </wp:positionH>
            <wp:positionV relativeFrom="paragraph">
              <wp:posOffset>0</wp:posOffset>
            </wp:positionV>
            <wp:extent cx="6748145" cy="3547745"/>
            <wp:effectExtent l="0" t="0" r="0" b="0"/>
            <wp:wrapSquare wrapText="bothSides"/>
            <wp:docPr id="20138981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8136" name="Picture 1" descr="A screenshot of a phone&#10;&#10;AI-generated content may be incorrect."/>
                    <pic:cNvPicPr/>
                  </pic:nvPicPr>
                  <pic:blipFill rotWithShape="1">
                    <a:blip r:embed="rId28" cstate="print">
                      <a:extLst>
                        <a:ext uri="{28A0092B-C50C-407E-A947-70E740481C1C}">
                          <a14:useLocalDpi xmlns:a14="http://schemas.microsoft.com/office/drawing/2010/main" val="0"/>
                        </a:ext>
                      </a:extLst>
                    </a:blip>
                    <a:srcRect l="-1" r="483"/>
                    <a:stretch/>
                  </pic:blipFill>
                  <pic:spPr bwMode="auto">
                    <a:xfrm>
                      <a:off x="0" y="0"/>
                      <a:ext cx="6748145" cy="3547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0C44" w:rsidRPr="000F371E">
        <w:rPr>
          <w:noProof/>
        </w:rPr>
        <w:drawing>
          <wp:anchor distT="0" distB="0" distL="114300" distR="114300" simplePos="0" relativeHeight="251664384" behindDoc="0" locked="0" layoutInCell="1" allowOverlap="1" wp14:anchorId="1FA54DDE" wp14:editId="7F7C78E4">
            <wp:simplePos x="0" y="0"/>
            <wp:positionH relativeFrom="margin">
              <wp:posOffset>-538480</wp:posOffset>
            </wp:positionH>
            <wp:positionV relativeFrom="paragraph">
              <wp:posOffset>3531870</wp:posOffset>
            </wp:positionV>
            <wp:extent cx="6760210" cy="2130425"/>
            <wp:effectExtent l="0" t="0" r="2540" b="3175"/>
            <wp:wrapSquare wrapText="bothSides"/>
            <wp:docPr id="2135329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9344" name="Picture 1" descr="A screenshot of a computer&#10;&#10;AI-generated content may be incorrect."/>
                    <pic:cNvPicPr/>
                  </pic:nvPicPr>
                  <pic:blipFill rotWithShape="1">
                    <a:blip r:embed="rId29" cstate="print">
                      <a:extLst>
                        <a:ext uri="{28A0092B-C50C-407E-A947-70E740481C1C}">
                          <a14:useLocalDpi xmlns:a14="http://schemas.microsoft.com/office/drawing/2010/main" val="0"/>
                        </a:ext>
                      </a:extLst>
                    </a:blip>
                    <a:srcRect r="122"/>
                    <a:stretch/>
                  </pic:blipFill>
                  <pic:spPr bwMode="auto">
                    <a:xfrm>
                      <a:off x="0" y="0"/>
                      <a:ext cx="6760210" cy="2130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838AB7" w14:textId="64633391" w:rsidR="00266E55" w:rsidRDefault="00266E55" w:rsidP="00422F6C"/>
    <w:p w14:paraId="2DC98406" w14:textId="249BCD56" w:rsidR="00422F6C" w:rsidRDefault="00422F6C" w:rsidP="00422F6C">
      <w:r w:rsidRPr="0054148D">
        <w:rPr>
          <w:highlight w:val="yellow"/>
        </w:rPr>
        <w:t>&lt;</w:t>
      </w:r>
      <w:r>
        <w:rPr>
          <w:highlight w:val="yellow"/>
        </w:rPr>
        <w:t>history</w:t>
      </w:r>
      <w:r w:rsidRPr="0054148D">
        <w:rPr>
          <w:highlight w:val="yellow"/>
        </w:rPr>
        <w:t>.html&gt;</w:t>
      </w:r>
    </w:p>
    <w:p w14:paraId="26DA9719" w14:textId="77777777" w:rsidR="00422F6C" w:rsidRDefault="00422F6C" w:rsidP="00422F6C"/>
    <w:p w14:paraId="7102EC00" w14:textId="220F7D3E" w:rsidR="00422F6C" w:rsidRPr="00146F50" w:rsidRDefault="00A8712E" w:rsidP="00422F6C">
      <w:r w:rsidRPr="00A8712E">
        <w:t>The Order History page allows users to review their past purchases, so the design focuses on clarity and easy scanning. The page begins with the consistent &lt;header&gt; navigation bar. Below the navigation, a "Sort by" dropdown is included using a &lt;select&gt; element, allowing users to narrow down their past orders. This enhances usability while aligning with attributes in the Order entity of the ER diagram. Each past order is built with a &lt;div&gt; card. In each card, the stall name, order number, and date are shown using &lt;h2&gt; and &lt;p&gt; tags, showing data from the Order and Stall entities. A &lt;table</w:t>
      </w:r>
      <w:proofErr w:type="gramStart"/>
      <w:r w:rsidRPr="00A8712E">
        <w:t>&gt;  is</w:t>
      </w:r>
      <w:proofErr w:type="gramEnd"/>
      <w:r w:rsidRPr="00A8712E">
        <w:t xml:space="preserve"> also</w:t>
      </w:r>
      <w:r w:rsidR="00AC42BD">
        <w:t xml:space="preserve"> used to</w:t>
      </w:r>
      <w:r w:rsidRPr="00A8712E">
        <w:t xml:space="preserve"> list items and prices, giving users a detailed breakdown. On the right side, buttons made with &lt;button&gt; elements allow users to reorder past orders, add past orders to their cart, and track active orders, providing convenient options for managing past orders.</w:t>
      </w:r>
    </w:p>
    <w:p w14:paraId="7C19AA1A" w14:textId="77777777" w:rsidR="00C02ECC" w:rsidRPr="00146F50" w:rsidRDefault="00C02ECC" w:rsidP="00C02ECC"/>
    <w:sectPr w:rsidR="00C02ECC" w:rsidRPr="00146F50" w:rsidSect="00B172D6">
      <w:footerReference w:type="default" r:id="rId30"/>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A298C" w14:textId="77777777" w:rsidR="003F546C" w:rsidRDefault="003F546C" w:rsidP="001F7745">
      <w:r>
        <w:separator/>
      </w:r>
    </w:p>
  </w:endnote>
  <w:endnote w:type="continuationSeparator" w:id="0">
    <w:p w14:paraId="7A05627D" w14:textId="77777777" w:rsidR="003F546C" w:rsidRDefault="003F546C" w:rsidP="001F7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807235"/>
      <w:docPartObj>
        <w:docPartGallery w:val="Page Numbers (Bottom of Page)"/>
        <w:docPartUnique/>
      </w:docPartObj>
    </w:sdtPr>
    <w:sdtEndPr>
      <w:rPr>
        <w:noProof/>
      </w:rPr>
    </w:sdtEndPr>
    <w:sdtContent>
      <w:p w14:paraId="27280056" w14:textId="5005A613" w:rsidR="001B4FCC" w:rsidRDefault="001B4F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6AE84C" w14:textId="77777777" w:rsidR="001B4FCC" w:rsidRDefault="001B4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B577" w14:textId="77777777" w:rsidR="003F546C" w:rsidRDefault="003F546C" w:rsidP="001F7745">
      <w:r>
        <w:separator/>
      </w:r>
    </w:p>
  </w:footnote>
  <w:footnote w:type="continuationSeparator" w:id="0">
    <w:p w14:paraId="34B2B07B" w14:textId="77777777" w:rsidR="003F546C" w:rsidRDefault="003F546C" w:rsidP="001F7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F1701"/>
    <w:multiLevelType w:val="hybridMultilevel"/>
    <w:tmpl w:val="B00E9C6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BDC0CC6"/>
    <w:multiLevelType w:val="hybridMultilevel"/>
    <w:tmpl w:val="66BCAB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D961C0E"/>
    <w:multiLevelType w:val="hybridMultilevel"/>
    <w:tmpl w:val="59AA2C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308C6"/>
    <w:multiLevelType w:val="hybridMultilevel"/>
    <w:tmpl w:val="C2C0BF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946451"/>
    <w:multiLevelType w:val="hybridMultilevel"/>
    <w:tmpl w:val="C2C0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A36950"/>
    <w:multiLevelType w:val="hybridMultilevel"/>
    <w:tmpl w:val="506CC250"/>
    <w:lvl w:ilvl="0" w:tplc="D54410C8">
      <w:numFmt w:val="bullet"/>
      <w:lvlText w:val="-"/>
      <w:lvlJc w:val="left"/>
      <w:pPr>
        <w:ind w:left="720" w:hanging="360"/>
      </w:pPr>
      <w:rPr>
        <w:rFonts w:ascii="Palatino Linotype" w:eastAsia="SimSun" w:hAnsi="Palatino Linotyp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040ADA"/>
    <w:multiLevelType w:val="hybridMultilevel"/>
    <w:tmpl w:val="D7CC496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9803522">
    <w:abstractNumId w:val="3"/>
  </w:num>
  <w:num w:numId="2" w16cid:durableId="1194732685">
    <w:abstractNumId w:val="6"/>
  </w:num>
  <w:num w:numId="3" w16cid:durableId="1650743991">
    <w:abstractNumId w:val="5"/>
  </w:num>
  <w:num w:numId="4" w16cid:durableId="1382828431">
    <w:abstractNumId w:val="4"/>
  </w:num>
  <w:num w:numId="5" w16cid:durableId="1900240442">
    <w:abstractNumId w:val="1"/>
  </w:num>
  <w:num w:numId="6" w16cid:durableId="878317567">
    <w:abstractNumId w:val="7"/>
  </w:num>
  <w:num w:numId="7" w16cid:durableId="188568798">
    <w:abstractNumId w:val="0"/>
  </w:num>
  <w:num w:numId="8" w16cid:durableId="20061986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imei HU (TP)">
    <w15:presenceInfo w15:providerId="AD" w15:userId="S::huhuimei@TP.EDU.SG::a29a4bbc-18db-490d-a67f-1aa7bbd5f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D6"/>
    <w:rsid w:val="00000BE4"/>
    <w:rsid w:val="00002C7E"/>
    <w:rsid w:val="00002FC0"/>
    <w:rsid w:val="00006F88"/>
    <w:rsid w:val="000110BF"/>
    <w:rsid w:val="00020EF0"/>
    <w:rsid w:val="00027C27"/>
    <w:rsid w:val="000317BE"/>
    <w:rsid w:val="00031A39"/>
    <w:rsid w:val="0003568C"/>
    <w:rsid w:val="00041861"/>
    <w:rsid w:val="000448D7"/>
    <w:rsid w:val="00047B9A"/>
    <w:rsid w:val="00053CE0"/>
    <w:rsid w:val="0005412D"/>
    <w:rsid w:val="000552F6"/>
    <w:rsid w:val="000655BC"/>
    <w:rsid w:val="000806C8"/>
    <w:rsid w:val="00080CC5"/>
    <w:rsid w:val="000829F4"/>
    <w:rsid w:val="00086D77"/>
    <w:rsid w:val="0009061C"/>
    <w:rsid w:val="00091B4F"/>
    <w:rsid w:val="0009293D"/>
    <w:rsid w:val="00093DE7"/>
    <w:rsid w:val="000A13AE"/>
    <w:rsid w:val="000A1AAB"/>
    <w:rsid w:val="000B2267"/>
    <w:rsid w:val="000B3690"/>
    <w:rsid w:val="000B7826"/>
    <w:rsid w:val="000C2008"/>
    <w:rsid w:val="000C63B5"/>
    <w:rsid w:val="000C7EA3"/>
    <w:rsid w:val="000F1F29"/>
    <w:rsid w:val="000F371E"/>
    <w:rsid w:val="000F3E24"/>
    <w:rsid w:val="001003BD"/>
    <w:rsid w:val="0010126F"/>
    <w:rsid w:val="00103043"/>
    <w:rsid w:val="001102B7"/>
    <w:rsid w:val="0011360C"/>
    <w:rsid w:val="0012005B"/>
    <w:rsid w:val="00127B70"/>
    <w:rsid w:val="001314A7"/>
    <w:rsid w:val="00131963"/>
    <w:rsid w:val="001368E4"/>
    <w:rsid w:val="00141C6D"/>
    <w:rsid w:val="001456B2"/>
    <w:rsid w:val="00146863"/>
    <w:rsid w:val="001469F7"/>
    <w:rsid w:val="00146F50"/>
    <w:rsid w:val="00150DED"/>
    <w:rsid w:val="00167AF4"/>
    <w:rsid w:val="001710B0"/>
    <w:rsid w:val="00172351"/>
    <w:rsid w:val="00173444"/>
    <w:rsid w:val="00175A94"/>
    <w:rsid w:val="0018131F"/>
    <w:rsid w:val="0018429B"/>
    <w:rsid w:val="00185F37"/>
    <w:rsid w:val="00192516"/>
    <w:rsid w:val="00193173"/>
    <w:rsid w:val="00196A77"/>
    <w:rsid w:val="001A1547"/>
    <w:rsid w:val="001A31B5"/>
    <w:rsid w:val="001A4DB7"/>
    <w:rsid w:val="001B4FCC"/>
    <w:rsid w:val="001C279C"/>
    <w:rsid w:val="001C2F3F"/>
    <w:rsid w:val="001C5ECF"/>
    <w:rsid w:val="001C648E"/>
    <w:rsid w:val="001D3399"/>
    <w:rsid w:val="001D4E9B"/>
    <w:rsid w:val="001E165D"/>
    <w:rsid w:val="001E4E92"/>
    <w:rsid w:val="001E66E0"/>
    <w:rsid w:val="001F0977"/>
    <w:rsid w:val="001F3FDB"/>
    <w:rsid w:val="001F5367"/>
    <w:rsid w:val="001F7745"/>
    <w:rsid w:val="00201707"/>
    <w:rsid w:val="00203E7C"/>
    <w:rsid w:val="00205BA8"/>
    <w:rsid w:val="00214FCC"/>
    <w:rsid w:val="00222543"/>
    <w:rsid w:val="0022586C"/>
    <w:rsid w:val="002314BD"/>
    <w:rsid w:val="0023240A"/>
    <w:rsid w:val="00243CF8"/>
    <w:rsid w:val="002449AB"/>
    <w:rsid w:val="00246702"/>
    <w:rsid w:val="00247EB2"/>
    <w:rsid w:val="0025104F"/>
    <w:rsid w:val="00257B12"/>
    <w:rsid w:val="002609C6"/>
    <w:rsid w:val="002645C9"/>
    <w:rsid w:val="00266E55"/>
    <w:rsid w:val="00267047"/>
    <w:rsid w:val="00267AC0"/>
    <w:rsid w:val="00276B0F"/>
    <w:rsid w:val="0028045E"/>
    <w:rsid w:val="002875F0"/>
    <w:rsid w:val="00287B84"/>
    <w:rsid w:val="00290A99"/>
    <w:rsid w:val="0029317B"/>
    <w:rsid w:val="002950E6"/>
    <w:rsid w:val="00296114"/>
    <w:rsid w:val="002B2497"/>
    <w:rsid w:val="002B3C24"/>
    <w:rsid w:val="002B558B"/>
    <w:rsid w:val="002C069C"/>
    <w:rsid w:val="002C31C2"/>
    <w:rsid w:val="002C4D37"/>
    <w:rsid w:val="002D1C78"/>
    <w:rsid w:val="002D5BE9"/>
    <w:rsid w:val="002F14DA"/>
    <w:rsid w:val="002F54C6"/>
    <w:rsid w:val="00301337"/>
    <w:rsid w:val="00301D81"/>
    <w:rsid w:val="003069AA"/>
    <w:rsid w:val="003119BD"/>
    <w:rsid w:val="003200BB"/>
    <w:rsid w:val="0032782E"/>
    <w:rsid w:val="00330363"/>
    <w:rsid w:val="003317F8"/>
    <w:rsid w:val="003376C0"/>
    <w:rsid w:val="00344843"/>
    <w:rsid w:val="003466E8"/>
    <w:rsid w:val="00346A05"/>
    <w:rsid w:val="00346BD6"/>
    <w:rsid w:val="00352B4A"/>
    <w:rsid w:val="0035633C"/>
    <w:rsid w:val="00370A3B"/>
    <w:rsid w:val="00372DB7"/>
    <w:rsid w:val="00374D27"/>
    <w:rsid w:val="003800CA"/>
    <w:rsid w:val="00381049"/>
    <w:rsid w:val="00381757"/>
    <w:rsid w:val="00392AA4"/>
    <w:rsid w:val="003A118B"/>
    <w:rsid w:val="003A1F98"/>
    <w:rsid w:val="003A5FB9"/>
    <w:rsid w:val="003B0D66"/>
    <w:rsid w:val="003B3F99"/>
    <w:rsid w:val="003C25D0"/>
    <w:rsid w:val="003C30A1"/>
    <w:rsid w:val="003C7548"/>
    <w:rsid w:val="003D47D3"/>
    <w:rsid w:val="003F0B9F"/>
    <w:rsid w:val="003F32F0"/>
    <w:rsid w:val="003F4751"/>
    <w:rsid w:val="003F546C"/>
    <w:rsid w:val="0040026D"/>
    <w:rsid w:val="004015CE"/>
    <w:rsid w:val="00411450"/>
    <w:rsid w:val="00412558"/>
    <w:rsid w:val="004162C0"/>
    <w:rsid w:val="00422F6C"/>
    <w:rsid w:val="004236CD"/>
    <w:rsid w:val="00424B79"/>
    <w:rsid w:val="004279AE"/>
    <w:rsid w:val="00427D47"/>
    <w:rsid w:val="00430B19"/>
    <w:rsid w:val="00437F26"/>
    <w:rsid w:val="0044199C"/>
    <w:rsid w:val="00447DC3"/>
    <w:rsid w:val="00450576"/>
    <w:rsid w:val="00451B03"/>
    <w:rsid w:val="00451BC2"/>
    <w:rsid w:val="0045467A"/>
    <w:rsid w:val="00455D0C"/>
    <w:rsid w:val="00463DF7"/>
    <w:rsid w:val="00466393"/>
    <w:rsid w:val="0047217E"/>
    <w:rsid w:val="004735D8"/>
    <w:rsid w:val="0047630E"/>
    <w:rsid w:val="00480572"/>
    <w:rsid w:val="00483F2F"/>
    <w:rsid w:val="004858B4"/>
    <w:rsid w:val="00485CDE"/>
    <w:rsid w:val="004A73E0"/>
    <w:rsid w:val="004B28A8"/>
    <w:rsid w:val="004B312A"/>
    <w:rsid w:val="004B5758"/>
    <w:rsid w:val="004C057F"/>
    <w:rsid w:val="004C1D5B"/>
    <w:rsid w:val="004C2B85"/>
    <w:rsid w:val="004E0967"/>
    <w:rsid w:val="004E1B62"/>
    <w:rsid w:val="004E5A37"/>
    <w:rsid w:val="004E7053"/>
    <w:rsid w:val="004F068F"/>
    <w:rsid w:val="004F72E1"/>
    <w:rsid w:val="005026EA"/>
    <w:rsid w:val="00504134"/>
    <w:rsid w:val="00515992"/>
    <w:rsid w:val="00523E86"/>
    <w:rsid w:val="00525CDF"/>
    <w:rsid w:val="00527A31"/>
    <w:rsid w:val="005300DF"/>
    <w:rsid w:val="00537611"/>
    <w:rsid w:val="00541050"/>
    <w:rsid w:val="0054148D"/>
    <w:rsid w:val="00543E7C"/>
    <w:rsid w:val="005524E0"/>
    <w:rsid w:val="00557E6C"/>
    <w:rsid w:val="005606E1"/>
    <w:rsid w:val="005626E7"/>
    <w:rsid w:val="00563ACC"/>
    <w:rsid w:val="00563EFD"/>
    <w:rsid w:val="00566207"/>
    <w:rsid w:val="00573916"/>
    <w:rsid w:val="005872D7"/>
    <w:rsid w:val="005922E1"/>
    <w:rsid w:val="005963E0"/>
    <w:rsid w:val="005A1A9C"/>
    <w:rsid w:val="005A4C8D"/>
    <w:rsid w:val="005B0113"/>
    <w:rsid w:val="005C1A0C"/>
    <w:rsid w:val="005C3653"/>
    <w:rsid w:val="005C3917"/>
    <w:rsid w:val="005C61F7"/>
    <w:rsid w:val="005C6254"/>
    <w:rsid w:val="005D124C"/>
    <w:rsid w:val="005D4CC5"/>
    <w:rsid w:val="005D500E"/>
    <w:rsid w:val="005E2559"/>
    <w:rsid w:val="005E607B"/>
    <w:rsid w:val="005E6BF6"/>
    <w:rsid w:val="005F097F"/>
    <w:rsid w:val="005F60DD"/>
    <w:rsid w:val="00605287"/>
    <w:rsid w:val="00606185"/>
    <w:rsid w:val="00606B8E"/>
    <w:rsid w:val="00613C6F"/>
    <w:rsid w:val="00615117"/>
    <w:rsid w:val="00620AE5"/>
    <w:rsid w:val="0063303C"/>
    <w:rsid w:val="006377B0"/>
    <w:rsid w:val="00640A37"/>
    <w:rsid w:val="00647D47"/>
    <w:rsid w:val="006638E1"/>
    <w:rsid w:val="00664359"/>
    <w:rsid w:val="006651D6"/>
    <w:rsid w:val="00670F5C"/>
    <w:rsid w:val="00671706"/>
    <w:rsid w:val="006742CF"/>
    <w:rsid w:val="00686087"/>
    <w:rsid w:val="006875A9"/>
    <w:rsid w:val="00692043"/>
    <w:rsid w:val="006A47EA"/>
    <w:rsid w:val="006B05E4"/>
    <w:rsid w:val="006B3DA2"/>
    <w:rsid w:val="006B61F6"/>
    <w:rsid w:val="006B6955"/>
    <w:rsid w:val="006C0B8A"/>
    <w:rsid w:val="006C5FAE"/>
    <w:rsid w:val="006C689A"/>
    <w:rsid w:val="006D096A"/>
    <w:rsid w:val="006D24EA"/>
    <w:rsid w:val="006D49D7"/>
    <w:rsid w:val="006E0B36"/>
    <w:rsid w:val="006E3592"/>
    <w:rsid w:val="006F200E"/>
    <w:rsid w:val="006F2048"/>
    <w:rsid w:val="006F5E7D"/>
    <w:rsid w:val="007015C8"/>
    <w:rsid w:val="00703094"/>
    <w:rsid w:val="007046E1"/>
    <w:rsid w:val="00707657"/>
    <w:rsid w:val="00711BE4"/>
    <w:rsid w:val="00712F68"/>
    <w:rsid w:val="007139A9"/>
    <w:rsid w:val="00715AC4"/>
    <w:rsid w:val="0072468C"/>
    <w:rsid w:val="007301EF"/>
    <w:rsid w:val="007307EC"/>
    <w:rsid w:val="00734737"/>
    <w:rsid w:val="007359AD"/>
    <w:rsid w:val="00736BE0"/>
    <w:rsid w:val="007442AE"/>
    <w:rsid w:val="00744B5A"/>
    <w:rsid w:val="00750F4C"/>
    <w:rsid w:val="007522EF"/>
    <w:rsid w:val="007545D0"/>
    <w:rsid w:val="00754623"/>
    <w:rsid w:val="007609CE"/>
    <w:rsid w:val="00761BFD"/>
    <w:rsid w:val="00763042"/>
    <w:rsid w:val="00766771"/>
    <w:rsid w:val="00767043"/>
    <w:rsid w:val="00772D25"/>
    <w:rsid w:val="0078351E"/>
    <w:rsid w:val="00785F2E"/>
    <w:rsid w:val="00791C5A"/>
    <w:rsid w:val="00794C32"/>
    <w:rsid w:val="00797A24"/>
    <w:rsid w:val="00797C3C"/>
    <w:rsid w:val="007A04D0"/>
    <w:rsid w:val="007A0D9E"/>
    <w:rsid w:val="007A76D0"/>
    <w:rsid w:val="007C49CA"/>
    <w:rsid w:val="007C59DF"/>
    <w:rsid w:val="007D39F1"/>
    <w:rsid w:val="007D3FF7"/>
    <w:rsid w:val="007D5723"/>
    <w:rsid w:val="007E05FA"/>
    <w:rsid w:val="007E0F80"/>
    <w:rsid w:val="007E38CB"/>
    <w:rsid w:val="007E7623"/>
    <w:rsid w:val="007F1038"/>
    <w:rsid w:val="007F25AF"/>
    <w:rsid w:val="007F37A8"/>
    <w:rsid w:val="008020ED"/>
    <w:rsid w:val="008068B1"/>
    <w:rsid w:val="00807BA0"/>
    <w:rsid w:val="00813492"/>
    <w:rsid w:val="00816711"/>
    <w:rsid w:val="00826AF2"/>
    <w:rsid w:val="0082782C"/>
    <w:rsid w:val="00833A92"/>
    <w:rsid w:val="0084226E"/>
    <w:rsid w:val="00846CDF"/>
    <w:rsid w:val="008503D7"/>
    <w:rsid w:val="00850D20"/>
    <w:rsid w:val="0085177C"/>
    <w:rsid w:val="00853596"/>
    <w:rsid w:val="008555DA"/>
    <w:rsid w:val="00866D81"/>
    <w:rsid w:val="008712B6"/>
    <w:rsid w:val="00871FE4"/>
    <w:rsid w:val="00872CF6"/>
    <w:rsid w:val="00872DF8"/>
    <w:rsid w:val="008733D8"/>
    <w:rsid w:val="0087352F"/>
    <w:rsid w:val="00875DAE"/>
    <w:rsid w:val="008802BF"/>
    <w:rsid w:val="008805B4"/>
    <w:rsid w:val="00883EC3"/>
    <w:rsid w:val="008901BA"/>
    <w:rsid w:val="00891C4F"/>
    <w:rsid w:val="00894764"/>
    <w:rsid w:val="008950F2"/>
    <w:rsid w:val="00895866"/>
    <w:rsid w:val="00896724"/>
    <w:rsid w:val="008A25A3"/>
    <w:rsid w:val="008A5D37"/>
    <w:rsid w:val="008B0762"/>
    <w:rsid w:val="008B2CD0"/>
    <w:rsid w:val="008B38DA"/>
    <w:rsid w:val="008B46EE"/>
    <w:rsid w:val="008B56DD"/>
    <w:rsid w:val="008C3089"/>
    <w:rsid w:val="008C344F"/>
    <w:rsid w:val="008D150A"/>
    <w:rsid w:val="008D4E72"/>
    <w:rsid w:val="008D7FBA"/>
    <w:rsid w:val="008E01F5"/>
    <w:rsid w:val="008E2F4F"/>
    <w:rsid w:val="008E308C"/>
    <w:rsid w:val="008E3F11"/>
    <w:rsid w:val="008E6199"/>
    <w:rsid w:val="008E7B43"/>
    <w:rsid w:val="008F0960"/>
    <w:rsid w:val="008F0DAF"/>
    <w:rsid w:val="008F11C9"/>
    <w:rsid w:val="0090289F"/>
    <w:rsid w:val="009046EF"/>
    <w:rsid w:val="009057C1"/>
    <w:rsid w:val="00915940"/>
    <w:rsid w:val="009213D1"/>
    <w:rsid w:val="009245C5"/>
    <w:rsid w:val="009308B4"/>
    <w:rsid w:val="00930E9A"/>
    <w:rsid w:val="009314E4"/>
    <w:rsid w:val="00931E23"/>
    <w:rsid w:val="0093216F"/>
    <w:rsid w:val="009364ED"/>
    <w:rsid w:val="00936618"/>
    <w:rsid w:val="00942BFD"/>
    <w:rsid w:val="00946298"/>
    <w:rsid w:val="00961A30"/>
    <w:rsid w:val="009647B4"/>
    <w:rsid w:val="00964965"/>
    <w:rsid w:val="00972305"/>
    <w:rsid w:val="0097628D"/>
    <w:rsid w:val="00986E87"/>
    <w:rsid w:val="00991844"/>
    <w:rsid w:val="00997BD4"/>
    <w:rsid w:val="009A04A6"/>
    <w:rsid w:val="009A1052"/>
    <w:rsid w:val="009A4BF6"/>
    <w:rsid w:val="009A6F9D"/>
    <w:rsid w:val="009A7B42"/>
    <w:rsid w:val="009B1AEA"/>
    <w:rsid w:val="009C0F15"/>
    <w:rsid w:val="009C27A9"/>
    <w:rsid w:val="009C3F78"/>
    <w:rsid w:val="009C5193"/>
    <w:rsid w:val="009C66ED"/>
    <w:rsid w:val="009C6D17"/>
    <w:rsid w:val="009C7A3D"/>
    <w:rsid w:val="009C7BC2"/>
    <w:rsid w:val="009D02BB"/>
    <w:rsid w:val="009D08D4"/>
    <w:rsid w:val="009D2263"/>
    <w:rsid w:val="009D7D97"/>
    <w:rsid w:val="009E1099"/>
    <w:rsid w:val="009E48BA"/>
    <w:rsid w:val="009E695E"/>
    <w:rsid w:val="009E6B9A"/>
    <w:rsid w:val="009F5E36"/>
    <w:rsid w:val="009F6711"/>
    <w:rsid w:val="00A000D1"/>
    <w:rsid w:val="00A02391"/>
    <w:rsid w:val="00A0477E"/>
    <w:rsid w:val="00A14E86"/>
    <w:rsid w:val="00A155C7"/>
    <w:rsid w:val="00A165D5"/>
    <w:rsid w:val="00A241C9"/>
    <w:rsid w:val="00A25502"/>
    <w:rsid w:val="00A26E9E"/>
    <w:rsid w:val="00A27D24"/>
    <w:rsid w:val="00A308AC"/>
    <w:rsid w:val="00A3719D"/>
    <w:rsid w:val="00A40C44"/>
    <w:rsid w:val="00A52429"/>
    <w:rsid w:val="00A57DBF"/>
    <w:rsid w:val="00A65B19"/>
    <w:rsid w:val="00A662BA"/>
    <w:rsid w:val="00A6726D"/>
    <w:rsid w:val="00A75302"/>
    <w:rsid w:val="00A756E7"/>
    <w:rsid w:val="00A75A10"/>
    <w:rsid w:val="00A80ADD"/>
    <w:rsid w:val="00A82A96"/>
    <w:rsid w:val="00A84CB7"/>
    <w:rsid w:val="00A8712E"/>
    <w:rsid w:val="00A90145"/>
    <w:rsid w:val="00A906C1"/>
    <w:rsid w:val="00A9293B"/>
    <w:rsid w:val="00A93024"/>
    <w:rsid w:val="00AA0D9C"/>
    <w:rsid w:val="00AA5779"/>
    <w:rsid w:val="00AA74D1"/>
    <w:rsid w:val="00AB0EF0"/>
    <w:rsid w:val="00AB417D"/>
    <w:rsid w:val="00AB45D6"/>
    <w:rsid w:val="00AB4983"/>
    <w:rsid w:val="00AB6E3A"/>
    <w:rsid w:val="00AC0AEA"/>
    <w:rsid w:val="00AC0FB4"/>
    <w:rsid w:val="00AC42BD"/>
    <w:rsid w:val="00AC640B"/>
    <w:rsid w:val="00AD6F6A"/>
    <w:rsid w:val="00AE006B"/>
    <w:rsid w:val="00AE0821"/>
    <w:rsid w:val="00AF2002"/>
    <w:rsid w:val="00AF44C4"/>
    <w:rsid w:val="00AF5650"/>
    <w:rsid w:val="00B0048E"/>
    <w:rsid w:val="00B00706"/>
    <w:rsid w:val="00B03E4C"/>
    <w:rsid w:val="00B110C7"/>
    <w:rsid w:val="00B11DC2"/>
    <w:rsid w:val="00B12BE1"/>
    <w:rsid w:val="00B145C0"/>
    <w:rsid w:val="00B172D6"/>
    <w:rsid w:val="00B21ACF"/>
    <w:rsid w:val="00B30563"/>
    <w:rsid w:val="00B363EE"/>
    <w:rsid w:val="00B36DE9"/>
    <w:rsid w:val="00B37C40"/>
    <w:rsid w:val="00B40B6B"/>
    <w:rsid w:val="00B429FA"/>
    <w:rsid w:val="00B43E4B"/>
    <w:rsid w:val="00B45E89"/>
    <w:rsid w:val="00B45F74"/>
    <w:rsid w:val="00B462AC"/>
    <w:rsid w:val="00B464B3"/>
    <w:rsid w:val="00B474C8"/>
    <w:rsid w:val="00B477EB"/>
    <w:rsid w:val="00B47FEA"/>
    <w:rsid w:val="00B52000"/>
    <w:rsid w:val="00B621AB"/>
    <w:rsid w:val="00B633CC"/>
    <w:rsid w:val="00B637E2"/>
    <w:rsid w:val="00B63889"/>
    <w:rsid w:val="00B64567"/>
    <w:rsid w:val="00B769F9"/>
    <w:rsid w:val="00B81302"/>
    <w:rsid w:val="00B832D2"/>
    <w:rsid w:val="00B83F49"/>
    <w:rsid w:val="00B966DE"/>
    <w:rsid w:val="00BA182B"/>
    <w:rsid w:val="00BA3FC0"/>
    <w:rsid w:val="00BA419C"/>
    <w:rsid w:val="00BB076E"/>
    <w:rsid w:val="00BB1598"/>
    <w:rsid w:val="00BB4A9F"/>
    <w:rsid w:val="00BB55DC"/>
    <w:rsid w:val="00BB580D"/>
    <w:rsid w:val="00BC1CE2"/>
    <w:rsid w:val="00BC1E06"/>
    <w:rsid w:val="00BD0A64"/>
    <w:rsid w:val="00BD2405"/>
    <w:rsid w:val="00BD49E2"/>
    <w:rsid w:val="00BD57D1"/>
    <w:rsid w:val="00BE3C39"/>
    <w:rsid w:val="00BF18AD"/>
    <w:rsid w:val="00BF3445"/>
    <w:rsid w:val="00BF6DD6"/>
    <w:rsid w:val="00C02ECC"/>
    <w:rsid w:val="00C030B2"/>
    <w:rsid w:val="00C0325C"/>
    <w:rsid w:val="00C042F8"/>
    <w:rsid w:val="00C04E93"/>
    <w:rsid w:val="00C1531B"/>
    <w:rsid w:val="00C21D15"/>
    <w:rsid w:val="00C23640"/>
    <w:rsid w:val="00C26ED6"/>
    <w:rsid w:val="00C33603"/>
    <w:rsid w:val="00C35D9B"/>
    <w:rsid w:val="00C43120"/>
    <w:rsid w:val="00C4649F"/>
    <w:rsid w:val="00C51110"/>
    <w:rsid w:val="00C52798"/>
    <w:rsid w:val="00C5311A"/>
    <w:rsid w:val="00C55681"/>
    <w:rsid w:val="00C639C1"/>
    <w:rsid w:val="00C63F8B"/>
    <w:rsid w:val="00C64056"/>
    <w:rsid w:val="00C648BA"/>
    <w:rsid w:val="00C728EE"/>
    <w:rsid w:val="00C7543F"/>
    <w:rsid w:val="00C8509E"/>
    <w:rsid w:val="00C95603"/>
    <w:rsid w:val="00C96987"/>
    <w:rsid w:val="00CA029D"/>
    <w:rsid w:val="00CA0540"/>
    <w:rsid w:val="00CA4B78"/>
    <w:rsid w:val="00CB1D64"/>
    <w:rsid w:val="00CC07CA"/>
    <w:rsid w:val="00CC1D73"/>
    <w:rsid w:val="00CD0631"/>
    <w:rsid w:val="00CD0C95"/>
    <w:rsid w:val="00CD108C"/>
    <w:rsid w:val="00CD2A39"/>
    <w:rsid w:val="00CD3D06"/>
    <w:rsid w:val="00CD72C2"/>
    <w:rsid w:val="00CE16CD"/>
    <w:rsid w:val="00CE3C4D"/>
    <w:rsid w:val="00CE62CF"/>
    <w:rsid w:val="00CF0776"/>
    <w:rsid w:val="00CF27D2"/>
    <w:rsid w:val="00D01ADA"/>
    <w:rsid w:val="00D06BA7"/>
    <w:rsid w:val="00D07CFF"/>
    <w:rsid w:val="00D10A95"/>
    <w:rsid w:val="00D1353C"/>
    <w:rsid w:val="00D17A6C"/>
    <w:rsid w:val="00D21454"/>
    <w:rsid w:val="00D25016"/>
    <w:rsid w:val="00D2692F"/>
    <w:rsid w:val="00D2779F"/>
    <w:rsid w:val="00D405B1"/>
    <w:rsid w:val="00D41F2D"/>
    <w:rsid w:val="00D4232F"/>
    <w:rsid w:val="00D53159"/>
    <w:rsid w:val="00D53FA9"/>
    <w:rsid w:val="00D55BC1"/>
    <w:rsid w:val="00D607A3"/>
    <w:rsid w:val="00D63442"/>
    <w:rsid w:val="00D645F9"/>
    <w:rsid w:val="00D660C2"/>
    <w:rsid w:val="00D67F65"/>
    <w:rsid w:val="00D726DD"/>
    <w:rsid w:val="00D75850"/>
    <w:rsid w:val="00D77E3A"/>
    <w:rsid w:val="00D865AF"/>
    <w:rsid w:val="00D91649"/>
    <w:rsid w:val="00D91750"/>
    <w:rsid w:val="00D91B74"/>
    <w:rsid w:val="00D97F65"/>
    <w:rsid w:val="00DA0282"/>
    <w:rsid w:val="00DB2CCF"/>
    <w:rsid w:val="00DC3028"/>
    <w:rsid w:val="00DC41D0"/>
    <w:rsid w:val="00DD0640"/>
    <w:rsid w:val="00DD3A18"/>
    <w:rsid w:val="00DE4903"/>
    <w:rsid w:val="00DF06E8"/>
    <w:rsid w:val="00DF0ED1"/>
    <w:rsid w:val="00DF18C0"/>
    <w:rsid w:val="00DF61D7"/>
    <w:rsid w:val="00E04E5F"/>
    <w:rsid w:val="00E101D0"/>
    <w:rsid w:val="00E1163E"/>
    <w:rsid w:val="00E11BEB"/>
    <w:rsid w:val="00E163DE"/>
    <w:rsid w:val="00E16D40"/>
    <w:rsid w:val="00E2150E"/>
    <w:rsid w:val="00E2179A"/>
    <w:rsid w:val="00E22D63"/>
    <w:rsid w:val="00E25E12"/>
    <w:rsid w:val="00E34936"/>
    <w:rsid w:val="00E3694A"/>
    <w:rsid w:val="00E44D20"/>
    <w:rsid w:val="00E52AED"/>
    <w:rsid w:val="00E53D55"/>
    <w:rsid w:val="00E5498C"/>
    <w:rsid w:val="00E54F8C"/>
    <w:rsid w:val="00E55DF8"/>
    <w:rsid w:val="00E70E96"/>
    <w:rsid w:val="00E72213"/>
    <w:rsid w:val="00E72A73"/>
    <w:rsid w:val="00E91DC7"/>
    <w:rsid w:val="00E97566"/>
    <w:rsid w:val="00EA288A"/>
    <w:rsid w:val="00EA40A9"/>
    <w:rsid w:val="00EA5159"/>
    <w:rsid w:val="00EA6389"/>
    <w:rsid w:val="00EB11B3"/>
    <w:rsid w:val="00EB2F73"/>
    <w:rsid w:val="00EB35BD"/>
    <w:rsid w:val="00EB6ADD"/>
    <w:rsid w:val="00EC090A"/>
    <w:rsid w:val="00EC0AE5"/>
    <w:rsid w:val="00ED2736"/>
    <w:rsid w:val="00ED7761"/>
    <w:rsid w:val="00EE0F83"/>
    <w:rsid w:val="00EE1E12"/>
    <w:rsid w:val="00EE6515"/>
    <w:rsid w:val="00EF13F7"/>
    <w:rsid w:val="00EF16BE"/>
    <w:rsid w:val="00F06D89"/>
    <w:rsid w:val="00F129BA"/>
    <w:rsid w:val="00F13154"/>
    <w:rsid w:val="00F20AAD"/>
    <w:rsid w:val="00F33671"/>
    <w:rsid w:val="00F342BC"/>
    <w:rsid w:val="00F41292"/>
    <w:rsid w:val="00F42847"/>
    <w:rsid w:val="00F430C7"/>
    <w:rsid w:val="00F5528E"/>
    <w:rsid w:val="00F56866"/>
    <w:rsid w:val="00F630B2"/>
    <w:rsid w:val="00F76B37"/>
    <w:rsid w:val="00F81195"/>
    <w:rsid w:val="00F86EBB"/>
    <w:rsid w:val="00F90B4F"/>
    <w:rsid w:val="00F94E48"/>
    <w:rsid w:val="00F970F0"/>
    <w:rsid w:val="00FA33EE"/>
    <w:rsid w:val="00FB33F1"/>
    <w:rsid w:val="00FB7A11"/>
    <w:rsid w:val="00FC414D"/>
    <w:rsid w:val="00FD4334"/>
    <w:rsid w:val="00FE021D"/>
    <w:rsid w:val="00FF7CE1"/>
    <w:rsid w:val="032E4145"/>
    <w:rsid w:val="0D6E63B2"/>
    <w:rsid w:val="21B1C56A"/>
    <w:rsid w:val="233BDB46"/>
    <w:rsid w:val="28951DE3"/>
    <w:rsid w:val="2B0B3165"/>
    <w:rsid w:val="2FC62A36"/>
    <w:rsid w:val="442BF769"/>
    <w:rsid w:val="46B4D16E"/>
    <w:rsid w:val="4C801070"/>
    <w:rsid w:val="4EAFF773"/>
    <w:rsid w:val="51484237"/>
    <w:rsid w:val="5678681D"/>
    <w:rsid w:val="6766C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9B968"/>
  <w15:chartTrackingRefBased/>
  <w15:docId w15:val="{D6901189-05FB-45C9-AD2D-6DA2D920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0E"/>
    <w:pPr>
      <w:spacing w:after="0" w:line="240" w:lineRule="auto"/>
    </w:pPr>
    <w:rPr>
      <w:rFonts w:ascii="Arial" w:eastAsia="Times New Roman" w:hAnsi="Arial" w:cs="Arial"/>
      <w:kern w:val="0"/>
      <w:sz w:val="24"/>
      <w:szCs w:val="20"/>
      <w:lang w:val="en-GB"/>
      <w14:ligatures w14:val="none"/>
    </w:rPr>
  </w:style>
  <w:style w:type="paragraph" w:styleId="Heading1">
    <w:name w:val="heading 1"/>
    <w:basedOn w:val="Normal"/>
    <w:next w:val="Normal"/>
    <w:link w:val="Heading1Char"/>
    <w:uiPriority w:val="9"/>
    <w:qFormat/>
    <w:rsid w:val="00DC41D0"/>
    <w:pPr>
      <w:keepNext/>
      <w:keepLines/>
      <w:spacing w:before="360" w:after="80"/>
      <w:outlineLvl w:val="0"/>
    </w:pPr>
    <w:rPr>
      <w:rFonts w:ascii="Times" w:eastAsiaTheme="majorEastAsia" w:hAnsi="Times" w:cstheme="majorBidi"/>
      <w:color w:val="000000" w:themeColor="text1"/>
      <w:sz w:val="40"/>
      <w:szCs w:val="40"/>
    </w:rPr>
  </w:style>
  <w:style w:type="paragraph" w:styleId="Heading2">
    <w:name w:val="heading 2"/>
    <w:basedOn w:val="Normal"/>
    <w:next w:val="Normal"/>
    <w:link w:val="Heading2Char"/>
    <w:uiPriority w:val="9"/>
    <w:unhideWhenUsed/>
    <w:qFormat/>
    <w:rsid w:val="00DC41D0"/>
    <w:pPr>
      <w:keepNext/>
      <w:keepLines/>
      <w:spacing w:before="160" w:after="80"/>
      <w:outlineLvl w:val="1"/>
    </w:pPr>
    <w:rPr>
      <w:rFonts w:ascii="Times" w:eastAsiaTheme="majorEastAsia" w:hAnsi="Time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1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0"/>
    <w:rPr>
      <w:rFonts w:ascii="Times" w:eastAsiaTheme="majorEastAsia" w:hAnsi="Times" w:cstheme="majorBidi"/>
      <w:color w:val="000000" w:themeColor="text1"/>
      <w:kern w:val="0"/>
      <w:sz w:val="40"/>
      <w:szCs w:val="40"/>
      <w:lang w:val="en-GB"/>
      <w14:ligatures w14:val="none"/>
    </w:rPr>
  </w:style>
  <w:style w:type="character" w:customStyle="1" w:styleId="Heading2Char">
    <w:name w:val="Heading 2 Char"/>
    <w:basedOn w:val="DefaultParagraphFont"/>
    <w:link w:val="Heading2"/>
    <w:uiPriority w:val="9"/>
    <w:rsid w:val="00DC41D0"/>
    <w:rPr>
      <w:rFonts w:ascii="Times" w:eastAsiaTheme="majorEastAsia" w:hAnsi="Times" w:cstheme="majorBidi"/>
      <w:b/>
      <w:color w:val="000000" w:themeColor="text1"/>
      <w:kern w:val="0"/>
      <w:sz w:val="32"/>
      <w:szCs w:val="32"/>
      <w:lang w:val="en-GB"/>
      <w14:ligatures w14:val="none"/>
    </w:rPr>
  </w:style>
  <w:style w:type="character" w:customStyle="1" w:styleId="Heading3Char">
    <w:name w:val="Heading 3 Char"/>
    <w:basedOn w:val="DefaultParagraphFont"/>
    <w:link w:val="Heading3"/>
    <w:uiPriority w:val="9"/>
    <w:semiHidden/>
    <w:rsid w:val="00B1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D6"/>
    <w:rPr>
      <w:rFonts w:eastAsiaTheme="majorEastAsia" w:cstheme="majorBidi"/>
      <w:color w:val="272727" w:themeColor="text1" w:themeTint="D8"/>
    </w:rPr>
  </w:style>
  <w:style w:type="paragraph" w:styleId="Title">
    <w:name w:val="Title"/>
    <w:basedOn w:val="Normal"/>
    <w:next w:val="Normal"/>
    <w:link w:val="TitleChar"/>
    <w:uiPriority w:val="10"/>
    <w:qFormat/>
    <w:rsid w:val="00B1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2D6"/>
    <w:rPr>
      <w:i/>
      <w:iCs/>
      <w:color w:val="404040" w:themeColor="text1" w:themeTint="BF"/>
    </w:rPr>
  </w:style>
  <w:style w:type="paragraph" w:styleId="ListParagraph">
    <w:name w:val="List Paragraph"/>
    <w:basedOn w:val="Normal"/>
    <w:uiPriority w:val="34"/>
    <w:qFormat/>
    <w:rsid w:val="00B172D6"/>
    <w:pPr>
      <w:ind w:left="720"/>
      <w:contextualSpacing/>
    </w:pPr>
  </w:style>
  <w:style w:type="character" w:styleId="IntenseEmphasis">
    <w:name w:val="Intense Emphasis"/>
    <w:basedOn w:val="DefaultParagraphFont"/>
    <w:uiPriority w:val="21"/>
    <w:qFormat/>
    <w:rsid w:val="00B172D6"/>
    <w:rPr>
      <w:i/>
      <w:iCs/>
      <w:color w:val="0F4761" w:themeColor="accent1" w:themeShade="BF"/>
    </w:rPr>
  </w:style>
  <w:style w:type="paragraph" w:styleId="IntenseQuote">
    <w:name w:val="Intense Quote"/>
    <w:basedOn w:val="Normal"/>
    <w:next w:val="Normal"/>
    <w:link w:val="IntenseQuoteChar"/>
    <w:uiPriority w:val="30"/>
    <w:qFormat/>
    <w:rsid w:val="00B1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D6"/>
    <w:rPr>
      <w:i/>
      <w:iCs/>
      <w:color w:val="0F4761" w:themeColor="accent1" w:themeShade="BF"/>
    </w:rPr>
  </w:style>
  <w:style w:type="character" w:styleId="IntenseReference">
    <w:name w:val="Intense Reference"/>
    <w:basedOn w:val="DefaultParagraphFont"/>
    <w:uiPriority w:val="32"/>
    <w:qFormat/>
    <w:rsid w:val="00B172D6"/>
    <w:rPr>
      <w:b/>
      <w:bCs/>
      <w:smallCaps/>
      <w:color w:val="0F4761" w:themeColor="accent1" w:themeShade="BF"/>
      <w:spacing w:val="5"/>
    </w:rPr>
  </w:style>
  <w:style w:type="character" w:styleId="Hyperlink">
    <w:name w:val="Hyperlink"/>
    <w:uiPriority w:val="99"/>
    <w:unhideWhenUsed/>
    <w:rsid w:val="00B172D6"/>
    <w:rPr>
      <w:color w:val="0000FF"/>
      <w:u w:val="single"/>
    </w:rPr>
  </w:style>
  <w:style w:type="paragraph" w:styleId="CommentText">
    <w:name w:val="annotation text"/>
    <w:basedOn w:val="Normal"/>
    <w:link w:val="CommentTextChar"/>
    <w:uiPriority w:val="99"/>
    <w:unhideWhenUsed/>
    <w:rsid w:val="00B172D6"/>
    <w:pPr>
      <w:jc w:val="both"/>
    </w:pPr>
    <w:rPr>
      <w:rFonts w:eastAsia="SimSun" w:cs="Times New Roman"/>
      <w:sz w:val="20"/>
      <w:lang w:val="en-SG"/>
    </w:rPr>
  </w:style>
  <w:style w:type="character" w:customStyle="1" w:styleId="CommentTextChar">
    <w:name w:val="Comment Text Char"/>
    <w:basedOn w:val="DefaultParagraphFont"/>
    <w:link w:val="CommentText"/>
    <w:uiPriority w:val="99"/>
    <w:rsid w:val="00B172D6"/>
    <w:rPr>
      <w:rFonts w:ascii="Arial" w:eastAsia="SimSun" w:hAnsi="Arial" w:cs="Times New Roman"/>
      <w:kern w:val="0"/>
      <w:sz w:val="20"/>
      <w:szCs w:val="20"/>
      <w:lang w:val="en-SG"/>
      <w14:ligatures w14:val="none"/>
    </w:rPr>
  </w:style>
  <w:style w:type="character" w:styleId="CommentReference">
    <w:name w:val="annotation reference"/>
    <w:basedOn w:val="DefaultParagraphFont"/>
    <w:uiPriority w:val="99"/>
    <w:semiHidden/>
    <w:unhideWhenUsed/>
    <w:rsid w:val="00B172D6"/>
    <w:rPr>
      <w:sz w:val="16"/>
      <w:szCs w:val="16"/>
    </w:rPr>
  </w:style>
  <w:style w:type="paragraph" w:styleId="TOCHeading">
    <w:name w:val="TOC Heading"/>
    <w:basedOn w:val="Heading1"/>
    <w:next w:val="Normal"/>
    <w:uiPriority w:val="39"/>
    <w:unhideWhenUsed/>
    <w:qFormat/>
    <w:rsid w:val="00B172D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172D6"/>
    <w:pPr>
      <w:spacing w:after="100"/>
    </w:pPr>
  </w:style>
  <w:style w:type="paragraph" w:customStyle="1" w:styleId="TPHeading">
    <w:name w:val="TP_Heading"/>
    <w:basedOn w:val="Normal"/>
    <w:link w:val="TPHeadingChar"/>
    <w:qFormat/>
    <w:rsid w:val="00B172D6"/>
    <w:pPr>
      <w:keepNext/>
      <w:pBdr>
        <w:bottom w:val="single" w:sz="6" w:space="1" w:color="auto"/>
      </w:pBdr>
      <w:shd w:val="pct5" w:color="auto" w:fill="auto"/>
      <w:outlineLvl w:val="5"/>
    </w:pPr>
    <w:rPr>
      <w:rFonts w:ascii="Palatino Linotype" w:hAnsi="Palatino Linotype" w:cs="Times New Roman"/>
      <w:b/>
      <w:sz w:val="28"/>
    </w:rPr>
  </w:style>
  <w:style w:type="character" w:customStyle="1" w:styleId="TPHeadingChar">
    <w:name w:val="TP_Heading Char"/>
    <w:basedOn w:val="DefaultParagraphFont"/>
    <w:link w:val="TPHeading"/>
    <w:rsid w:val="00B172D6"/>
    <w:rPr>
      <w:rFonts w:ascii="Palatino Linotype" w:eastAsia="Times New Roman" w:hAnsi="Palatino Linotype" w:cs="Times New Roman"/>
      <w:b/>
      <w:kern w:val="0"/>
      <w:sz w:val="28"/>
      <w:szCs w:val="20"/>
      <w:shd w:val="pct5" w:color="auto" w:fill="auto"/>
      <w:lang w:val="en-GB"/>
      <w14:ligatures w14:val="none"/>
    </w:rPr>
  </w:style>
  <w:style w:type="paragraph" w:customStyle="1" w:styleId="TPsubheading1">
    <w:name w:val="TP_subheading1"/>
    <w:basedOn w:val="Normal"/>
    <w:next w:val="TPHeading"/>
    <w:link w:val="TPsubheading1Char"/>
    <w:qFormat/>
    <w:rsid w:val="00B172D6"/>
    <w:pPr>
      <w:tabs>
        <w:tab w:val="left" w:pos="360"/>
      </w:tabs>
      <w:jc w:val="both"/>
    </w:pPr>
    <w:rPr>
      <w:rFonts w:ascii="Times New Roman" w:eastAsia="SimSun" w:hAnsi="Times New Roman" w:cs="Times New Roman"/>
      <w:b/>
      <w:bCs/>
      <w:szCs w:val="24"/>
      <w:lang w:val="en-US" w:eastAsia="zh-CN"/>
    </w:rPr>
  </w:style>
  <w:style w:type="character" w:customStyle="1" w:styleId="TPsubheading1Char">
    <w:name w:val="TP_subheading1 Char"/>
    <w:basedOn w:val="DefaultParagraphFont"/>
    <w:link w:val="TPsubheading1"/>
    <w:rsid w:val="00B172D6"/>
    <w:rPr>
      <w:rFonts w:ascii="Times New Roman" w:eastAsia="SimSun" w:hAnsi="Times New Roman" w:cs="Times New Roman"/>
      <w:b/>
      <w:bCs/>
      <w:kern w:val="0"/>
      <w:sz w:val="24"/>
      <w:szCs w:val="24"/>
      <w:lang w:eastAsia="zh-CN"/>
      <w14:ligatures w14:val="none"/>
    </w:rPr>
  </w:style>
  <w:style w:type="paragraph" w:styleId="TOC2">
    <w:name w:val="toc 2"/>
    <w:basedOn w:val="Normal"/>
    <w:next w:val="Normal"/>
    <w:autoRedefine/>
    <w:uiPriority w:val="39"/>
    <w:unhideWhenUsed/>
    <w:rsid w:val="00B172D6"/>
    <w:pPr>
      <w:spacing w:after="100" w:line="259" w:lineRule="auto"/>
      <w:ind w:left="220"/>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172D6"/>
    <w:pPr>
      <w:spacing w:after="100" w:line="259" w:lineRule="auto"/>
      <w:ind w:left="440"/>
    </w:pPr>
    <w:rPr>
      <w:rFonts w:asciiTheme="minorHAnsi" w:eastAsiaTheme="minorEastAsia" w:hAnsiTheme="minorHAnsi" w:cs="Times New Roman"/>
      <w:sz w:val="22"/>
      <w:szCs w:val="22"/>
      <w:lang w:val="en-US"/>
    </w:rPr>
  </w:style>
  <w:style w:type="table" w:styleId="TableGrid">
    <w:name w:val="Table Grid"/>
    <w:basedOn w:val="TableNormal"/>
    <w:uiPriority w:val="39"/>
    <w:rsid w:val="007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D0640"/>
    <w:pPr>
      <w:spacing w:after="0" w:line="240" w:lineRule="auto"/>
    </w:pPr>
    <w:rPr>
      <w:rFonts w:eastAsia="SimSun"/>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5E12"/>
    <w:pPr>
      <w:jc w:val="left"/>
    </w:pPr>
    <w:rPr>
      <w:rFonts w:eastAsia="Times New Roman" w:cs="Arial"/>
      <w:b/>
      <w:bCs/>
      <w:lang w:val="en-GB"/>
    </w:rPr>
  </w:style>
  <w:style w:type="character" w:customStyle="1" w:styleId="CommentSubjectChar">
    <w:name w:val="Comment Subject Char"/>
    <w:basedOn w:val="CommentTextChar"/>
    <w:link w:val="CommentSubject"/>
    <w:uiPriority w:val="99"/>
    <w:semiHidden/>
    <w:rsid w:val="00E25E12"/>
    <w:rPr>
      <w:rFonts w:ascii="Arial" w:eastAsia="Times New Roman" w:hAnsi="Arial" w:cs="Arial"/>
      <w:b/>
      <w:bCs/>
      <w:kern w:val="0"/>
      <w:sz w:val="20"/>
      <w:szCs w:val="20"/>
      <w:lang w:val="en-GB"/>
      <w14:ligatures w14:val="none"/>
    </w:rPr>
  </w:style>
  <w:style w:type="paragraph" w:styleId="Revision">
    <w:name w:val="Revision"/>
    <w:hidden/>
    <w:uiPriority w:val="99"/>
    <w:semiHidden/>
    <w:rsid w:val="00E25E12"/>
    <w:pPr>
      <w:spacing w:after="0" w:line="240" w:lineRule="auto"/>
    </w:pPr>
    <w:rPr>
      <w:rFonts w:ascii="Arial" w:eastAsia="Times New Roman" w:hAnsi="Arial" w:cs="Arial"/>
      <w:kern w:val="0"/>
      <w:sz w:val="24"/>
      <w:szCs w:val="20"/>
      <w:lang w:val="en-GB"/>
      <w14:ligatures w14:val="none"/>
    </w:rPr>
  </w:style>
  <w:style w:type="paragraph" w:styleId="Header">
    <w:name w:val="header"/>
    <w:basedOn w:val="Normal"/>
    <w:link w:val="HeaderChar"/>
    <w:uiPriority w:val="99"/>
    <w:unhideWhenUsed/>
    <w:rsid w:val="001F7745"/>
    <w:pPr>
      <w:tabs>
        <w:tab w:val="center" w:pos="4680"/>
        <w:tab w:val="right" w:pos="9360"/>
      </w:tabs>
    </w:pPr>
  </w:style>
  <w:style w:type="character" w:customStyle="1" w:styleId="HeaderChar">
    <w:name w:val="Header Char"/>
    <w:basedOn w:val="DefaultParagraphFont"/>
    <w:link w:val="Header"/>
    <w:uiPriority w:val="99"/>
    <w:rsid w:val="001F7745"/>
    <w:rPr>
      <w:rFonts w:ascii="Arial" w:eastAsia="Times New Roman" w:hAnsi="Arial" w:cs="Arial"/>
      <w:kern w:val="0"/>
      <w:sz w:val="24"/>
      <w:szCs w:val="20"/>
      <w:lang w:val="en-GB"/>
      <w14:ligatures w14:val="none"/>
    </w:rPr>
  </w:style>
  <w:style w:type="paragraph" w:styleId="Footer">
    <w:name w:val="footer"/>
    <w:basedOn w:val="Normal"/>
    <w:link w:val="FooterChar"/>
    <w:uiPriority w:val="99"/>
    <w:unhideWhenUsed/>
    <w:rsid w:val="001F7745"/>
    <w:pPr>
      <w:tabs>
        <w:tab w:val="center" w:pos="4680"/>
        <w:tab w:val="right" w:pos="9360"/>
      </w:tabs>
    </w:pPr>
  </w:style>
  <w:style w:type="character" w:customStyle="1" w:styleId="FooterChar">
    <w:name w:val="Footer Char"/>
    <w:basedOn w:val="DefaultParagraphFont"/>
    <w:link w:val="Footer"/>
    <w:uiPriority w:val="99"/>
    <w:rsid w:val="001F7745"/>
    <w:rPr>
      <w:rFonts w:ascii="Arial" w:eastAsia="Times New Roman" w:hAnsi="Arial" w:cs="Arial"/>
      <w:kern w:val="0"/>
      <w:sz w:val="24"/>
      <w:szCs w:val="20"/>
      <w:lang w:val="en-GB"/>
      <w14:ligatures w14:val="none"/>
    </w:rPr>
  </w:style>
  <w:style w:type="character" w:styleId="UnresolvedMention">
    <w:name w:val="Unresolved Mention"/>
    <w:basedOn w:val="DefaultParagraphFont"/>
    <w:uiPriority w:val="99"/>
    <w:semiHidden/>
    <w:unhideWhenUsed/>
    <w:rsid w:val="00785F2E"/>
    <w:rPr>
      <w:color w:val="605E5C"/>
      <w:shd w:val="clear" w:color="auto" w:fill="E1DFDD"/>
    </w:rPr>
  </w:style>
  <w:style w:type="character" w:styleId="FollowedHyperlink">
    <w:name w:val="FollowedHyperlink"/>
    <w:basedOn w:val="DefaultParagraphFont"/>
    <w:uiPriority w:val="99"/>
    <w:semiHidden/>
    <w:unhideWhenUsed/>
    <w:rsid w:val="00785F2E"/>
    <w:rPr>
      <w:color w:val="96607D" w:themeColor="followedHyperlink"/>
      <w:u w:val="single"/>
    </w:rPr>
  </w:style>
  <w:style w:type="character" w:styleId="HTMLCode">
    <w:name w:val="HTML Code"/>
    <w:basedOn w:val="DefaultParagraphFont"/>
    <w:uiPriority w:val="99"/>
    <w:semiHidden/>
    <w:unhideWhenUsed/>
    <w:rsid w:val="00EB6A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0932">
      <w:bodyDiv w:val="1"/>
      <w:marLeft w:val="0"/>
      <w:marRight w:val="0"/>
      <w:marTop w:val="0"/>
      <w:marBottom w:val="0"/>
      <w:divBdr>
        <w:top w:val="none" w:sz="0" w:space="0" w:color="auto"/>
        <w:left w:val="none" w:sz="0" w:space="0" w:color="auto"/>
        <w:bottom w:val="none" w:sz="0" w:space="0" w:color="auto"/>
        <w:right w:val="none" w:sz="0" w:space="0" w:color="auto"/>
      </w:divBdr>
    </w:div>
    <w:div w:id="16004845">
      <w:bodyDiv w:val="1"/>
      <w:marLeft w:val="0"/>
      <w:marRight w:val="0"/>
      <w:marTop w:val="0"/>
      <w:marBottom w:val="0"/>
      <w:divBdr>
        <w:top w:val="none" w:sz="0" w:space="0" w:color="auto"/>
        <w:left w:val="none" w:sz="0" w:space="0" w:color="auto"/>
        <w:bottom w:val="none" w:sz="0" w:space="0" w:color="auto"/>
        <w:right w:val="none" w:sz="0" w:space="0" w:color="auto"/>
      </w:divBdr>
    </w:div>
    <w:div w:id="81680011">
      <w:bodyDiv w:val="1"/>
      <w:marLeft w:val="0"/>
      <w:marRight w:val="0"/>
      <w:marTop w:val="0"/>
      <w:marBottom w:val="0"/>
      <w:divBdr>
        <w:top w:val="none" w:sz="0" w:space="0" w:color="auto"/>
        <w:left w:val="none" w:sz="0" w:space="0" w:color="auto"/>
        <w:bottom w:val="none" w:sz="0" w:space="0" w:color="auto"/>
        <w:right w:val="none" w:sz="0" w:space="0" w:color="auto"/>
      </w:divBdr>
    </w:div>
    <w:div w:id="133721741">
      <w:bodyDiv w:val="1"/>
      <w:marLeft w:val="0"/>
      <w:marRight w:val="0"/>
      <w:marTop w:val="0"/>
      <w:marBottom w:val="0"/>
      <w:divBdr>
        <w:top w:val="none" w:sz="0" w:space="0" w:color="auto"/>
        <w:left w:val="none" w:sz="0" w:space="0" w:color="auto"/>
        <w:bottom w:val="none" w:sz="0" w:space="0" w:color="auto"/>
        <w:right w:val="none" w:sz="0" w:space="0" w:color="auto"/>
      </w:divBdr>
    </w:div>
    <w:div w:id="297534828">
      <w:bodyDiv w:val="1"/>
      <w:marLeft w:val="0"/>
      <w:marRight w:val="0"/>
      <w:marTop w:val="0"/>
      <w:marBottom w:val="0"/>
      <w:divBdr>
        <w:top w:val="none" w:sz="0" w:space="0" w:color="auto"/>
        <w:left w:val="none" w:sz="0" w:space="0" w:color="auto"/>
        <w:bottom w:val="none" w:sz="0" w:space="0" w:color="auto"/>
        <w:right w:val="none" w:sz="0" w:space="0" w:color="auto"/>
      </w:divBdr>
    </w:div>
    <w:div w:id="375934939">
      <w:bodyDiv w:val="1"/>
      <w:marLeft w:val="0"/>
      <w:marRight w:val="0"/>
      <w:marTop w:val="0"/>
      <w:marBottom w:val="0"/>
      <w:divBdr>
        <w:top w:val="none" w:sz="0" w:space="0" w:color="auto"/>
        <w:left w:val="none" w:sz="0" w:space="0" w:color="auto"/>
        <w:bottom w:val="none" w:sz="0" w:space="0" w:color="auto"/>
        <w:right w:val="none" w:sz="0" w:space="0" w:color="auto"/>
      </w:divBdr>
    </w:div>
    <w:div w:id="473569647">
      <w:bodyDiv w:val="1"/>
      <w:marLeft w:val="0"/>
      <w:marRight w:val="0"/>
      <w:marTop w:val="0"/>
      <w:marBottom w:val="0"/>
      <w:divBdr>
        <w:top w:val="none" w:sz="0" w:space="0" w:color="auto"/>
        <w:left w:val="none" w:sz="0" w:space="0" w:color="auto"/>
        <w:bottom w:val="none" w:sz="0" w:space="0" w:color="auto"/>
        <w:right w:val="none" w:sz="0" w:space="0" w:color="auto"/>
      </w:divBdr>
    </w:div>
    <w:div w:id="557666280">
      <w:bodyDiv w:val="1"/>
      <w:marLeft w:val="0"/>
      <w:marRight w:val="0"/>
      <w:marTop w:val="0"/>
      <w:marBottom w:val="0"/>
      <w:divBdr>
        <w:top w:val="none" w:sz="0" w:space="0" w:color="auto"/>
        <w:left w:val="none" w:sz="0" w:space="0" w:color="auto"/>
        <w:bottom w:val="none" w:sz="0" w:space="0" w:color="auto"/>
        <w:right w:val="none" w:sz="0" w:space="0" w:color="auto"/>
      </w:divBdr>
    </w:div>
    <w:div w:id="647978097">
      <w:bodyDiv w:val="1"/>
      <w:marLeft w:val="0"/>
      <w:marRight w:val="0"/>
      <w:marTop w:val="0"/>
      <w:marBottom w:val="0"/>
      <w:divBdr>
        <w:top w:val="none" w:sz="0" w:space="0" w:color="auto"/>
        <w:left w:val="none" w:sz="0" w:space="0" w:color="auto"/>
        <w:bottom w:val="none" w:sz="0" w:space="0" w:color="auto"/>
        <w:right w:val="none" w:sz="0" w:space="0" w:color="auto"/>
      </w:divBdr>
    </w:div>
    <w:div w:id="662855719">
      <w:bodyDiv w:val="1"/>
      <w:marLeft w:val="0"/>
      <w:marRight w:val="0"/>
      <w:marTop w:val="0"/>
      <w:marBottom w:val="0"/>
      <w:divBdr>
        <w:top w:val="none" w:sz="0" w:space="0" w:color="auto"/>
        <w:left w:val="none" w:sz="0" w:space="0" w:color="auto"/>
        <w:bottom w:val="none" w:sz="0" w:space="0" w:color="auto"/>
        <w:right w:val="none" w:sz="0" w:space="0" w:color="auto"/>
      </w:divBdr>
    </w:div>
    <w:div w:id="851261927">
      <w:bodyDiv w:val="1"/>
      <w:marLeft w:val="0"/>
      <w:marRight w:val="0"/>
      <w:marTop w:val="0"/>
      <w:marBottom w:val="0"/>
      <w:divBdr>
        <w:top w:val="none" w:sz="0" w:space="0" w:color="auto"/>
        <w:left w:val="none" w:sz="0" w:space="0" w:color="auto"/>
        <w:bottom w:val="none" w:sz="0" w:space="0" w:color="auto"/>
        <w:right w:val="none" w:sz="0" w:space="0" w:color="auto"/>
      </w:divBdr>
    </w:div>
    <w:div w:id="1034380544">
      <w:bodyDiv w:val="1"/>
      <w:marLeft w:val="0"/>
      <w:marRight w:val="0"/>
      <w:marTop w:val="0"/>
      <w:marBottom w:val="0"/>
      <w:divBdr>
        <w:top w:val="none" w:sz="0" w:space="0" w:color="auto"/>
        <w:left w:val="none" w:sz="0" w:space="0" w:color="auto"/>
        <w:bottom w:val="none" w:sz="0" w:space="0" w:color="auto"/>
        <w:right w:val="none" w:sz="0" w:space="0" w:color="auto"/>
      </w:divBdr>
    </w:div>
    <w:div w:id="1085034619">
      <w:bodyDiv w:val="1"/>
      <w:marLeft w:val="0"/>
      <w:marRight w:val="0"/>
      <w:marTop w:val="0"/>
      <w:marBottom w:val="0"/>
      <w:divBdr>
        <w:top w:val="none" w:sz="0" w:space="0" w:color="auto"/>
        <w:left w:val="none" w:sz="0" w:space="0" w:color="auto"/>
        <w:bottom w:val="none" w:sz="0" w:space="0" w:color="auto"/>
        <w:right w:val="none" w:sz="0" w:space="0" w:color="auto"/>
      </w:divBdr>
    </w:div>
    <w:div w:id="1135949767">
      <w:bodyDiv w:val="1"/>
      <w:marLeft w:val="0"/>
      <w:marRight w:val="0"/>
      <w:marTop w:val="0"/>
      <w:marBottom w:val="0"/>
      <w:divBdr>
        <w:top w:val="none" w:sz="0" w:space="0" w:color="auto"/>
        <w:left w:val="none" w:sz="0" w:space="0" w:color="auto"/>
        <w:bottom w:val="none" w:sz="0" w:space="0" w:color="auto"/>
        <w:right w:val="none" w:sz="0" w:space="0" w:color="auto"/>
      </w:divBdr>
    </w:div>
    <w:div w:id="1294096252">
      <w:bodyDiv w:val="1"/>
      <w:marLeft w:val="0"/>
      <w:marRight w:val="0"/>
      <w:marTop w:val="0"/>
      <w:marBottom w:val="0"/>
      <w:divBdr>
        <w:top w:val="none" w:sz="0" w:space="0" w:color="auto"/>
        <w:left w:val="none" w:sz="0" w:space="0" w:color="auto"/>
        <w:bottom w:val="none" w:sz="0" w:space="0" w:color="auto"/>
        <w:right w:val="none" w:sz="0" w:space="0" w:color="auto"/>
      </w:divBdr>
    </w:div>
    <w:div w:id="1323316768">
      <w:bodyDiv w:val="1"/>
      <w:marLeft w:val="0"/>
      <w:marRight w:val="0"/>
      <w:marTop w:val="0"/>
      <w:marBottom w:val="0"/>
      <w:divBdr>
        <w:top w:val="none" w:sz="0" w:space="0" w:color="auto"/>
        <w:left w:val="none" w:sz="0" w:space="0" w:color="auto"/>
        <w:bottom w:val="none" w:sz="0" w:space="0" w:color="auto"/>
        <w:right w:val="none" w:sz="0" w:space="0" w:color="auto"/>
      </w:divBdr>
    </w:div>
    <w:div w:id="1693261642">
      <w:bodyDiv w:val="1"/>
      <w:marLeft w:val="0"/>
      <w:marRight w:val="0"/>
      <w:marTop w:val="0"/>
      <w:marBottom w:val="0"/>
      <w:divBdr>
        <w:top w:val="none" w:sz="0" w:space="0" w:color="auto"/>
        <w:left w:val="none" w:sz="0" w:space="0" w:color="auto"/>
        <w:bottom w:val="none" w:sz="0" w:space="0" w:color="auto"/>
        <w:right w:val="none" w:sz="0" w:space="0" w:color="auto"/>
      </w:divBdr>
    </w:div>
    <w:div w:id="1721636076">
      <w:bodyDiv w:val="1"/>
      <w:marLeft w:val="0"/>
      <w:marRight w:val="0"/>
      <w:marTop w:val="0"/>
      <w:marBottom w:val="0"/>
      <w:divBdr>
        <w:top w:val="none" w:sz="0" w:space="0" w:color="auto"/>
        <w:left w:val="none" w:sz="0" w:space="0" w:color="auto"/>
        <w:bottom w:val="none" w:sz="0" w:space="0" w:color="auto"/>
        <w:right w:val="none" w:sz="0" w:space="0" w:color="auto"/>
      </w:divBdr>
    </w:div>
    <w:div w:id="1751466982">
      <w:bodyDiv w:val="1"/>
      <w:marLeft w:val="0"/>
      <w:marRight w:val="0"/>
      <w:marTop w:val="0"/>
      <w:marBottom w:val="0"/>
      <w:divBdr>
        <w:top w:val="none" w:sz="0" w:space="0" w:color="auto"/>
        <w:left w:val="none" w:sz="0" w:space="0" w:color="auto"/>
        <w:bottom w:val="none" w:sz="0" w:space="0" w:color="auto"/>
        <w:right w:val="none" w:sz="0" w:space="0" w:color="auto"/>
      </w:divBdr>
    </w:div>
    <w:div w:id="1771899142">
      <w:bodyDiv w:val="1"/>
      <w:marLeft w:val="0"/>
      <w:marRight w:val="0"/>
      <w:marTop w:val="0"/>
      <w:marBottom w:val="0"/>
      <w:divBdr>
        <w:top w:val="none" w:sz="0" w:space="0" w:color="auto"/>
        <w:left w:val="none" w:sz="0" w:space="0" w:color="auto"/>
        <w:bottom w:val="none" w:sz="0" w:space="0" w:color="auto"/>
        <w:right w:val="none" w:sz="0" w:space="0" w:color="auto"/>
      </w:divBdr>
    </w:div>
    <w:div w:id="1842550109">
      <w:bodyDiv w:val="1"/>
      <w:marLeft w:val="0"/>
      <w:marRight w:val="0"/>
      <w:marTop w:val="0"/>
      <w:marBottom w:val="0"/>
      <w:divBdr>
        <w:top w:val="none" w:sz="0" w:space="0" w:color="auto"/>
        <w:left w:val="none" w:sz="0" w:space="0" w:color="auto"/>
        <w:bottom w:val="none" w:sz="0" w:space="0" w:color="auto"/>
        <w:right w:val="none" w:sz="0" w:space="0" w:color="auto"/>
      </w:divBdr>
    </w:div>
    <w:div w:id="1860772166">
      <w:bodyDiv w:val="1"/>
      <w:marLeft w:val="0"/>
      <w:marRight w:val="0"/>
      <w:marTop w:val="0"/>
      <w:marBottom w:val="0"/>
      <w:divBdr>
        <w:top w:val="none" w:sz="0" w:space="0" w:color="auto"/>
        <w:left w:val="none" w:sz="0" w:space="0" w:color="auto"/>
        <w:bottom w:val="none" w:sz="0" w:space="0" w:color="auto"/>
        <w:right w:val="none" w:sz="0" w:space="0" w:color="auto"/>
      </w:divBdr>
    </w:div>
    <w:div w:id="1906720973">
      <w:bodyDiv w:val="1"/>
      <w:marLeft w:val="0"/>
      <w:marRight w:val="0"/>
      <w:marTop w:val="0"/>
      <w:marBottom w:val="0"/>
      <w:divBdr>
        <w:top w:val="none" w:sz="0" w:space="0" w:color="auto"/>
        <w:left w:val="none" w:sz="0" w:space="0" w:color="auto"/>
        <w:bottom w:val="none" w:sz="0" w:space="0" w:color="auto"/>
        <w:right w:val="none" w:sz="0" w:space="0" w:color="auto"/>
      </w:divBdr>
    </w:div>
    <w:div w:id="1912537588">
      <w:bodyDiv w:val="1"/>
      <w:marLeft w:val="0"/>
      <w:marRight w:val="0"/>
      <w:marTop w:val="0"/>
      <w:marBottom w:val="0"/>
      <w:divBdr>
        <w:top w:val="none" w:sz="0" w:space="0" w:color="auto"/>
        <w:left w:val="none" w:sz="0" w:space="0" w:color="auto"/>
        <w:bottom w:val="none" w:sz="0" w:space="0" w:color="auto"/>
        <w:right w:val="none" w:sz="0" w:space="0" w:color="auto"/>
      </w:divBdr>
    </w:div>
    <w:div w:id="1939832315">
      <w:bodyDiv w:val="1"/>
      <w:marLeft w:val="0"/>
      <w:marRight w:val="0"/>
      <w:marTop w:val="0"/>
      <w:marBottom w:val="0"/>
      <w:divBdr>
        <w:top w:val="none" w:sz="0" w:space="0" w:color="auto"/>
        <w:left w:val="none" w:sz="0" w:space="0" w:color="auto"/>
        <w:bottom w:val="none" w:sz="0" w:space="0" w:color="auto"/>
        <w:right w:val="none" w:sz="0" w:space="0" w:color="auto"/>
      </w:divBdr>
    </w:div>
    <w:div w:id="20507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openai.com/chat"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chatgpt.com/share/69343f05-e194-800e-95af-f49418b3dd79"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hashmato.com/online-mobile-food-ordering-statistics-and-revenue-in-2025/"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6548920968212305E-2"/>
          <c:y val="0.14718253968253969"/>
          <c:w val="0.76983996792067655"/>
          <c:h val="0.67030402449693793"/>
        </c:manualLayout>
      </c:layout>
      <c:barChart>
        <c:barDir val="col"/>
        <c:grouping val="clustered"/>
        <c:varyColors val="0"/>
        <c:ser>
          <c:idx val="0"/>
          <c:order val="0"/>
          <c:tx>
            <c:strRef>
              <c:f>Sheet1!$B$1</c:f>
              <c:strCache>
                <c:ptCount val="1"/>
                <c:pt idx="0">
                  <c:v>Would Students Use an Online Ordering System</c:v>
                </c:pt>
              </c:strCache>
            </c:strRef>
          </c:tx>
          <c:spPr>
            <a:solidFill>
              <a:schemeClr val="accent1"/>
            </a:solidFill>
            <a:ln>
              <a:noFill/>
            </a:ln>
            <a:effectLst/>
          </c:spPr>
          <c:invertIfNegative val="0"/>
          <c:cat>
            <c:strRef>
              <c:f>Sheet1!$A$2:$A$4</c:f>
              <c:strCache>
                <c:ptCount val="3"/>
                <c:pt idx="0">
                  <c:v>Yes</c:v>
                </c:pt>
                <c:pt idx="1">
                  <c:v>No</c:v>
                </c:pt>
                <c:pt idx="2">
                  <c:v>Maybe</c:v>
                </c:pt>
              </c:strCache>
            </c:strRef>
          </c:cat>
          <c:val>
            <c:numRef>
              <c:f>Sheet1!$B$2:$B$4</c:f>
              <c:numCache>
                <c:formatCode>General</c:formatCode>
                <c:ptCount val="3"/>
                <c:pt idx="0">
                  <c:v>16</c:v>
                </c:pt>
                <c:pt idx="1">
                  <c:v>5</c:v>
                </c:pt>
                <c:pt idx="2">
                  <c:v>4</c:v>
                </c:pt>
              </c:numCache>
            </c:numRef>
          </c:val>
          <c:extLst>
            <c:ext xmlns:c16="http://schemas.microsoft.com/office/drawing/2014/chart" uri="{C3380CC4-5D6E-409C-BE32-E72D297353CC}">
              <c16:uniqueId val="{00000000-C458-44D6-9112-66080A8E9442}"/>
            </c:ext>
          </c:extLst>
        </c:ser>
        <c:dLbls>
          <c:showLegendKey val="0"/>
          <c:showVal val="0"/>
          <c:showCatName val="0"/>
          <c:showSerName val="0"/>
          <c:showPercent val="0"/>
          <c:showBubbleSize val="0"/>
        </c:dLbls>
        <c:gapWidth val="219"/>
        <c:overlap val="-27"/>
        <c:axId val="2133197375"/>
        <c:axId val="2133217055"/>
      </c:barChart>
      <c:catAx>
        <c:axId val="2133197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3217055"/>
        <c:crosses val="autoZero"/>
        <c:auto val="1"/>
        <c:lblAlgn val="ctr"/>
        <c:lblOffset val="100"/>
        <c:noMultiLvlLbl val="0"/>
      </c:catAx>
      <c:valAx>
        <c:axId val="2133217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319737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TaxCatchAll xmlns="8c74f92f-9345-451a-8fcd-82ad1ddda40a" xsi:nil="true"/>
    <Description xmlns="0c19ae56-3fd1-4134-ad5d-f1df2bf4580a" xsi:nil="true"/>
  </documentManagement>
</p:properties>
</file>

<file path=customXml/itemProps1.xml><?xml version="1.0" encoding="utf-8"?>
<ds:datastoreItem xmlns:ds="http://schemas.openxmlformats.org/officeDocument/2006/customXml" ds:itemID="{15A4AC6E-7B58-48EB-AE35-6A46A0C3BA1B}">
  <ds:schemaRefs>
    <ds:schemaRef ds:uri="http://schemas.microsoft.com/sharepoint/v3/contenttype/forms"/>
  </ds:schemaRefs>
</ds:datastoreItem>
</file>

<file path=customXml/itemProps2.xml><?xml version="1.0" encoding="utf-8"?>
<ds:datastoreItem xmlns:ds="http://schemas.openxmlformats.org/officeDocument/2006/customXml" ds:itemID="{5E5D5D56-76D2-42ED-9636-162A54076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2E665F-1AB1-4DCE-B09D-DAD31AE6C0EF}">
  <ds:schemaRefs>
    <ds:schemaRef ds:uri="http://schemas.openxmlformats.org/officeDocument/2006/bibliography"/>
  </ds:schemaRefs>
</ds:datastoreItem>
</file>

<file path=customXml/itemProps4.xml><?xml version="1.0" encoding="utf-8"?>
<ds:datastoreItem xmlns:ds="http://schemas.openxmlformats.org/officeDocument/2006/customXml" ds:itemID="{44C9E2E0-E408-439E-B912-649BDF1430D7}">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32</Pages>
  <Words>5630</Words>
  <Characters>30011</Characters>
  <Application>Microsoft Office Word</Application>
  <DocSecurity>0</DocSecurity>
  <Lines>250</Lines>
  <Paragraphs>71</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35570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Amira Natasha ABDUL MALEK (TP)</dc:creator>
  <cp:keywords/>
  <dc:description/>
  <cp:lastModifiedBy>Hannan Noor</cp:lastModifiedBy>
  <cp:revision>413</cp:revision>
  <dcterms:created xsi:type="dcterms:W3CDTF">2025-10-28T13:32:00Z</dcterms:created>
  <dcterms:modified xsi:type="dcterms:W3CDTF">2025-12-06T16:19:00Z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2024-09-18T17:37:57Z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53578c40-aaa7-4475-8fce-4c97923a3911</vt:lpwstr>
  </property>
  <property fmtid="{D5CDD505-2E9C-101B-9397-08002B2CF9AE}" pid="8" name="MSIP_Label_f69d7fc4-da81-42e5-b309-526f71322d86_ContentBits">
    <vt:lpwstr>0</vt:lpwstr>
  </property>
  <property fmtid="{D5CDD505-2E9C-101B-9397-08002B2CF9AE}" pid="9" name="GrammarlyDocumentId">
    <vt:lpwstr>937d054f9c5e03663a6b159ee464377ea5632416c1da149bbcaa4c49d1caebbe</vt:lpwstr>
  </property>
  <property fmtid="{D5CDD505-2E9C-101B-9397-08002B2CF9AE}" pid="10" name="ContentTypeId">
    <vt:lpwstr>0x0101006AAAFB2A4F81AF499435FEF2B8BF6527</vt:lpwstr>
  </property>
  <property fmtid="{D5CDD505-2E9C-101B-9397-08002B2CF9AE}" pid="11" name="MediaServiceImageTags">
    <vt:lpwstr/>
  </property>
</Properties>
</file>